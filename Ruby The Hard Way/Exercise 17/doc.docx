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75EC69" w14:textId="77777777" w:rsidR="00A60E9C" w:rsidRDefault="000A79E2" w:rsidP="00253857">
      <w:r w:rsidRPr="00634870">
        <w:rPr>
          <w:rFonts w:asciiTheme="majorHAnsi" w:hAnsiTheme="majorHAnsi"/>
          <w:b/>
          <w:noProof/>
          <w:sz w:val="40"/>
          <w:szCs w:val="40"/>
          <w:lang w:eastAsia="de-DE"/>
        </w:rPr>
        <mc:AlternateContent>
          <mc:Choice Requires="wps">
            <w:drawing>
              <wp:anchor distT="0" distB="0" distL="114300" distR="114300" simplePos="0" relativeHeight="251671552" behindDoc="0" locked="0" layoutInCell="1" allowOverlap="1" wp14:anchorId="5A9632F1" wp14:editId="5CA7393B">
                <wp:simplePos x="0" y="0"/>
                <wp:positionH relativeFrom="column">
                  <wp:posOffset>3376296</wp:posOffset>
                </wp:positionH>
                <wp:positionV relativeFrom="paragraph">
                  <wp:posOffset>3880485</wp:posOffset>
                </wp:positionV>
                <wp:extent cx="3105150" cy="2133600"/>
                <wp:effectExtent l="0" t="0" r="0" b="0"/>
                <wp:wrapNone/>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213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Kundenlogo"/>
                              <w:tag w:val="Kundenlogo"/>
                              <w:id w:val="-25104885"/>
                              <w:picture/>
                            </w:sdtPr>
                            <w:sdtEndPr/>
                            <w:sdtContent>
                              <w:p w14:paraId="0BDBBF0F" w14:textId="3C01E59F" w:rsidR="002C6215" w:rsidRDefault="002C6215" w:rsidP="00634870">
                                <w:r>
                                  <w:rPr>
                                    <w:noProof/>
                                    <w:lang w:eastAsia="de-DE"/>
                                  </w:rPr>
                                  <w:drawing>
                                    <wp:inline distT="0" distB="0" distL="0" distR="0" wp14:anchorId="747C8BBA" wp14:editId="2117D7B3">
                                      <wp:extent cx="1905000" cy="952500"/>
                                      <wp:effectExtent l="0" t="0" r="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05000" cy="952500"/>
                                              </a:xfrm>
                                              <a:prstGeom prst="rect">
                                                <a:avLst/>
                                              </a:prstGeom>
                                              <a:noFill/>
                                              <a:ln>
                                                <a:noFill/>
                                              </a:ln>
                                            </pic:spPr>
                                          </pic:pic>
                                        </a:graphicData>
                                      </a:graphic>
                                    </wp:inline>
                                  </w:drawing>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9632F1" id="_x0000_t202" coordsize="21600,21600" o:spt="202" path="m,l,21600r21600,l21600,xe">
                <v:stroke joinstyle="miter"/>
                <v:path gradientshapeok="t" o:connecttype="rect"/>
              </v:shapetype>
              <v:shape id="Text Box 8" o:spid="_x0000_s1026" type="#_x0000_t202" style="position:absolute;margin-left:265.85pt;margin-top:305.55pt;width:244.5pt;height:16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" filled="f" stroked="f">
                <v:textbox>
                  <w:txbxContent>
                    <w:sdt>
                      <w:sdtPr>
                        <w:alias w:val="Kundenlogo"/>
                        <w:tag w:val="Kundenlogo"/>
                        <w:id w:val="-25104885"/>
                        <w:picture/>
                      </w:sdtPr>
                      <w:sdtContent>
                        <w:p w14:paraId="0BDBBF0F" w14:textId="3C01E59F" w:rsidR="002C6215" w:rsidRDefault="002C6215" w:rsidP="00634870">
                          <w:r>
                            <w:rPr>
                              <w:noProof/>
                              <w:lang w:eastAsia="de-DE"/>
                            </w:rPr>
                            <w:drawing>
                              <wp:inline distT="0" distB="0" distL="0" distR="0" wp14:anchorId="747C8BBA" wp14:editId="2117D7B3">
                                <wp:extent cx="1905000" cy="952500"/>
                                <wp:effectExtent l="0" t="0" r="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905000" cy="952500"/>
                                        </a:xfrm>
                                        <a:prstGeom prst="rect">
                                          <a:avLst/>
                                        </a:prstGeom>
                                        <a:noFill/>
                                        <a:ln>
                                          <a:noFill/>
                                        </a:ln>
                                      </pic:spPr>
                                    </pic:pic>
                                  </a:graphicData>
                                </a:graphic>
                              </wp:inline>
                            </w:drawing>
                          </w:r>
                        </w:p>
                      </w:sdtContent>
                    </w:sdt>
                  </w:txbxContent>
                </v:textbox>
              </v:shape>
            </w:pict>
          </mc:Fallback>
        </mc:AlternateContent>
      </w:r>
    </w:p>
    <w:sdt>
      <w:sdtPr>
        <w:rPr>
          <w:rFonts w:asciiTheme="majorHAnsi" w:eastAsiaTheme="majorEastAsia" w:hAnsiTheme="majorHAnsi" w:cstheme="majorBidi"/>
          <w:b/>
          <w:bCs/>
          <w:color w:val="000000" w:themeColor="text1"/>
          <w:sz w:val="16"/>
          <w:szCs w:val="18"/>
        </w:rPr>
        <w:id w:val="1773127499"/>
        <w:docPartObj>
          <w:docPartGallery w:val="Cover Pages"/>
          <w:docPartUnique/>
        </w:docPartObj>
      </w:sdtPr>
      <w:sdtEndPr>
        <w:rPr>
          <w:sz w:val="28"/>
          <w:szCs w:val="26"/>
        </w:rPr>
      </w:sdtEndPr>
      <w:sdtContent>
        <w:p w14:paraId="7CFB502F" w14:textId="27186F1B" w:rsidR="007827D5" w:rsidRDefault="00634870" w:rsidP="00C53A80">
          <w:pPr>
            <w:rPr>
              <w:rFonts w:asciiTheme="majorHAnsi" w:eastAsiaTheme="majorEastAsia" w:hAnsiTheme="majorHAnsi" w:cstheme="majorBidi"/>
              <w:caps/>
            </w:rPr>
            <w:sectPr w:rsidR="007827D5" w:rsidSect="00560A48">
              <w:headerReference w:type="default" r:id="rId10"/>
              <w:footerReference w:type="default" r:id="rId11"/>
              <w:headerReference w:type="first" r:id="rId12"/>
              <w:pgSz w:w="11906" w:h="16838" w:code="9"/>
              <w:pgMar w:top="1134" w:right="1134" w:bottom="1134" w:left="1418" w:header="709" w:footer="709" w:gutter="0"/>
              <w:pgNumType w:start="0"/>
              <w:cols w:space="708"/>
              <w:titlePg/>
              <w:docGrid w:linePitch="360"/>
            </w:sectPr>
          </w:pPr>
          <w:r w:rsidRPr="00634870">
            <w:rPr>
              <w:rFonts w:asciiTheme="majorHAnsi" w:hAnsiTheme="majorHAnsi"/>
              <w:b/>
              <w:noProof/>
              <w:sz w:val="40"/>
              <w:szCs w:val="40"/>
              <w:lang w:eastAsia="de-DE"/>
            </w:rPr>
            <mc:AlternateContent>
              <mc:Choice Requires="wps">
                <w:drawing>
                  <wp:anchor distT="0" distB="0" distL="114300" distR="114300" simplePos="0" relativeHeight="251670528" behindDoc="0" locked="1" layoutInCell="1" allowOverlap="1" wp14:anchorId="14F04244" wp14:editId="602AE3F2">
                    <wp:simplePos x="0" y="0"/>
                    <wp:positionH relativeFrom="margin">
                      <wp:posOffset>-635</wp:posOffset>
                    </wp:positionH>
                    <wp:positionV relativeFrom="page">
                      <wp:posOffset>4732020</wp:posOffset>
                    </wp:positionV>
                    <wp:extent cx="3419284" cy="1196339"/>
                    <wp:effectExtent l="0" t="0" r="0"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284" cy="1196339"/>
                            </a:xfrm>
                            <a:prstGeom prst="rect">
                              <a:avLst/>
                            </a:prstGeom>
                            <a:solidFill>
                              <a:srgbClr val="FFFFFF"/>
                            </a:solidFill>
                            <a:ln w="9525">
                              <a:noFill/>
                              <a:miter lim="800000"/>
                              <a:headEnd/>
                              <a:tailEnd/>
                            </a:ln>
                          </wps:spPr>
                          <wps:txbx>
                            <w:txbxContent>
                              <w:p w14:paraId="34DC8DD9" w14:textId="2575BE08" w:rsidR="002C6215" w:rsidRPr="004863AA" w:rsidRDefault="00411907" w:rsidP="00634870">
                                <w:pPr>
                                  <w:spacing w:after="0" w:line="240" w:lineRule="auto"/>
                                  <w:rPr>
                                    <w:rFonts w:asciiTheme="majorHAnsi" w:hAnsiTheme="majorHAnsi"/>
                                    <w:b/>
                                    <w:sz w:val="40"/>
                                    <w:szCs w:val="40"/>
                                  </w:rPr>
                                </w:pPr>
                                <w:sdt>
                                  <w:sdtPr>
                                    <w:rPr>
                                      <w:rFonts w:asciiTheme="majorHAnsi" w:hAnsiTheme="majorHAnsi"/>
                                      <w:sz w:val="40"/>
                                      <w:szCs w:val="40"/>
                                    </w:rPr>
                                    <w:alias w:val="Kundenname"/>
                                    <w:tag w:val="Kundenname"/>
                                    <w:id w:val="-135267913"/>
                                    <w:lock w:val="sdtLocked"/>
                                  </w:sdtPr>
                                  <w:sdtEndPr>
                                    <w:rPr>
                                      <w:b/>
                                    </w:rPr>
                                  </w:sdtEndPr>
                                  <w:sdtContent>
                                    <w:r w:rsidR="002C6215" w:rsidRPr="008E0886">
                                      <w:rPr>
                                        <w:rFonts w:asciiTheme="majorHAnsi" w:hAnsiTheme="majorHAnsi"/>
                                        <w:b/>
                                        <w:sz w:val="40"/>
                                        <w:szCs w:val="40"/>
                                      </w:rPr>
                                      <w:t>PLUSCARD</w:t>
                                    </w:r>
                                    <w:r w:rsidR="002C6215">
                                      <w:t xml:space="preserve"> </w:t>
                                    </w:r>
                                    <w:r w:rsidR="002C6215" w:rsidRPr="008E0886">
                                      <w:rPr>
                                        <w:rFonts w:asciiTheme="majorHAnsi" w:hAnsiTheme="majorHAnsi"/>
                                        <w:b/>
                                        <w:sz w:val="40"/>
                                        <w:szCs w:val="40"/>
                                      </w:rPr>
                                      <w:t>Service-Gesellschaft für Kreditkarten-Processing</w:t>
                                    </w:r>
                                    <w:r w:rsidR="002C6215">
                                      <w:t xml:space="preserve"> </w:t>
                                    </w:r>
                                    <w:r w:rsidR="002C6215" w:rsidRPr="008E0886">
                                      <w:rPr>
                                        <w:rFonts w:asciiTheme="majorHAnsi" w:hAnsiTheme="majorHAnsi"/>
                                        <w:b/>
                                        <w:sz w:val="40"/>
                                        <w:szCs w:val="40"/>
                                      </w:rPr>
                                      <w:t>mbH</w:t>
                                    </w:r>
                                  </w:sdtContent>
                                </w:sdt>
                              </w:p>
                              <w:p w14:paraId="0C3A876A" w14:textId="77777777" w:rsidR="002C6215" w:rsidRDefault="002C6215" w:rsidP="00634870">
                                <w:pPr>
                                  <w:spacing w:after="0"/>
                                </w:pPr>
                              </w:p>
                              <w:p w14:paraId="3C69AF38" w14:textId="3612C421" w:rsidR="002C6215" w:rsidRPr="004863AA" w:rsidRDefault="00411907" w:rsidP="00634870">
                                <w:pPr>
                                  <w:spacing w:after="0"/>
                                </w:pPr>
                                <w:sdt>
                                  <w:sdtPr>
                                    <w:alias w:val="Ansprechpartner Kunde"/>
                                    <w:tag w:val="Ansprechpartner Kunde"/>
                                    <w:id w:val="1175380584"/>
                                    <w:lock w:val="sdtLocked"/>
                                    <w:showingPlcHdr/>
                                  </w:sdtPr>
                                  <w:sdtEndPr/>
                                  <w:sdtContent>
                                    <w:r w:rsidR="002C6215">
                                      <w:t xml:space="preserve">     </w:t>
                                    </w:r>
                                  </w:sdtContent>
                                </w:sdt>
                              </w:p>
                              <w:p w14:paraId="3D73DCA6" w14:textId="7F667256" w:rsidR="002C6215" w:rsidRDefault="00411907" w:rsidP="00634870">
                                <w:pPr>
                                  <w:spacing w:after="0"/>
                                </w:pPr>
                                <w:sdt>
                                  <w:sdtPr>
                                    <w:alias w:val="Strasse Kunde"/>
                                    <w:tag w:val="Strasser Kunde"/>
                                    <w:id w:val="131688704"/>
                                    <w:lock w:val="sdtLocked"/>
                                    <w:showingPlcHdr/>
                                  </w:sdtPr>
                                  <w:sdtEndPr/>
                                  <w:sdtContent>
                                    <w:r w:rsidR="002C6215">
                                      <w:t xml:space="preserve">     </w:t>
                                    </w:r>
                                  </w:sdtContent>
                                </w:sdt>
                              </w:p>
                              <w:p w14:paraId="20E495F6" w14:textId="6EA7953B" w:rsidR="002C6215" w:rsidRPr="004863AA" w:rsidRDefault="00411907" w:rsidP="00634870">
                                <w:pPr>
                                  <w:spacing w:after="0"/>
                                </w:pPr>
                                <w:sdt>
                                  <w:sdtPr>
                                    <w:alias w:val="Ort Kunde"/>
                                    <w:tag w:val="Ort Kunde"/>
                                    <w:id w:val="2087496087"/>
                                    <w:lock w:val="sdtLocked"/>
                                    <w:showingPlcHdr/>
                                  </w:sdtPr>
                                  <w:sdtEndPr/>
                                  <w:sdtContent>
                                    <w:r w:rsidR="002C6215">
                                      <w:t xml:space="preserve">     </w:t>
                                    </w:r>
                                  </w:sdtContent>
                                </w:sdt>
                              </w:p>
                            </w:txbxContent>
                          </wps:txbx>
                          <wps:bodyPr rot="0" vert="horz" wrap="square" lIns="0" tIns="45720" rIns="4680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4F04244" id="Textfeld 9" o:spid="_x0000_s1027" type="#_x0000_t202" style="position:absolute;margin-left:-.05pt;margin-top:372.6pt;width:269.25pt;height:94.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" stroked="f">
                    <v:textbox style="mso-fit-shape-to-text:t" inset="0,,1.3mm">
                      <w:txbxContent>
                        <w:p w14:paraId="34DC8DD9" w14:textId="2575BE08" w:rsidR="002C6215" w:rsidRPr="004863AA" w:rsidRDefault="002C6215" w:rsidP="00634870">
                          <w:pPr>
                            <w:spacing w:after="0" w:line="240" w:lineRule="auto"/>
                            <w:rPr>
                              <w:rFonts w:asciiTheme="majorHAnsi" w:hAnsiTheme="majorHAnsi"/>
                              <w:b/>
                              <w:sz w:val="40"/>
                              <w:szCs w:val="40"/>
                            </w:rPr>
                          </w:pPr>
                          <w:sdt>
                            <w:sdtPr>
                              <w:rPr>
                                <w:rFonts w:asciiTheme="majorHAnsi" w:hAnsiTheme="majorHAnsi"/>
                                <w:sz w:val="40"/>
                                <w:szCs w:val="40"/>
                              </w:rPr>
                              <w:alias w:val="Kundenname"/>
                              <w:tag w:val="Kundenname"/>
                              <w:id w:val="-135267913"/>
                              <w:lock w:val="sdtLocked"/>
                            </w:sdtPr>
                            <w:sdtEndPr>
                              <w:rPr>
                                <w:b/>
                              </w:rPr>
                            </w:sdtEndPr>
                            <w:sdtContent>
                              <w:r w:rsidRPr="008E0886">
                                <w:rPr>
                                  <w:rFonts w:asciiTheme="majorHAnsi" w:hAnsiTheme="majorHAnsi"/>
                                  <w:b/>
                                  <w:sz w:val="40"/>
                                  <w:szCs w:val="40"/>
                                </w:rPr>
                                <w:t>PLUSCARD</w:t>
                              </w:r>
                              <w:r>
                                <w:t xml:space="preserve"> </w:t>
                              </w:r>
                              <w:r w:rsidRPr="008E0886">
                                <w:rPr>
                                  <w:rFonts w:asciiTheme="majorHAnsi" w:hAnsiTheme="majorHAnsi"/>
                                  <w:b/>
                                  <w:sz w:val="40"/>
                                  <w:szCs w:val="40"/>
                                </w:rPr>
                                <w:t>Service-Gesellschaft für Kreditkarten-Processing</w:t>
                              </w:r>
                              <w:r>
                                <w:t xml:space="preserve"> </w:t>
                              </w:r>
                              <w:r w:rsidRPr="008E0886">
                                <w:rPr>
                                  <w:rFonts w:asciiTheme="majorHAnsi" w:hAnsiTheme="majorHAnsi"/>
                                  <w:b/>
                                  <w:sz w:val="40"/>
                                  <w:szCs w:val="40"/>
                                </w:rPr>
                                <w:t>mbH</w:t>
                              </w:r>
                            </w:sdtContent>
                          </w:sdt>
                        </w:p>
                        <w:p w14:paraId="0C3A876A" w14:textId="77777777" w:rsidR="002C6215" w:rsidRDefault="002C6215" w:rsidP="00634870">
                          <w:pPr>
                            <w:spacing w:after="0"/>
                          </w:pPr>
                        </w:p>
                        <w:p w14:paraId="3C69AF38" w14:textId="3612C421" w:rsidR="002C6215" w:rsidRPr="004863AA" w:rsidRDefault="002C6215" w:rsidP="00634870">
                          <w:pPr>
                            <w:spacing w:after="0"/>
                          </w:pPr>
                          <w:sdt>
                            <w:sdtPr>
                              <w:alias w:val="Ansprechpartner Kunde"/>
                              <w:tag w:val="Ansprechpartner Kunde"/>
                              <w:id w:val="1175380584"/>
                              <w:lock w:val="sdtLocked"/>
                              <w:showingPlcHdr/>
                            </w:sdtPr>
                            <w:sdtContent>
                              <w:r>
                                <w:t xml:space="preserve">     </w:t>
                              </w:r>
                            </w:sdtContent>
                          </w:sdt>
                        </w:p>
                        <w:p w14:paraId="3D73DCA6" w14:textId="7F667256" w:rsidR="002C6215" w:rsidRDefault="002C6215" w:rsidP="00634870">
                          <w:pPr>
                            <w:spacing w:after="0"/>
                          </w:pPr>
                          <w:sdt>
                            <w:sdtPr>
                              <w:alias w:val="Strasse Kunde"/>
                              <w:tag w:val="Strasser Kunde"/>
                              <w:id w:val="131688704"/>
                              <w:lock w:val="sdtLocked"/>
                              <w:showingPlcHdr/>
                            </w:sdtPr>
                            <w:sdtContent>
                              <w:r>
                                <w:t xml:space="preserve">     </w:t>
                              </w:r>
                            </w:sdtContent>
                          </w:sdt>
                        </w:p>
                        <w:p w14:paraId="20E495F6" w14:textId="6EA7953B" w:rsidR="002C6215" w:rsidRPr="004863AA" w:rsidRDefault="002C6215" w:rsidP="00634870">
                          <w:pPr>
                            <w:spacing w:after="0"/>
                          </w:pPr>
                          <w:sdt>
                            <w:sdtPr>
                              <w:alias w:val="Ort Kunde"/>
                              <w:tag w:val="Ort Kunde"/>
                              <w:id w:val="2087496087"/>
                              <w:lock w:val="sdtLocked"/>
                              <w:showingPlcHdr/>
                            </w:sdtPr>
                            <w:sdtContent>
                              <w:r>
                                <w:t xml:space="preserve">     </w:t>
                              </w:r>
                            </w:sdtContent>
                          </w:sdt>
                        </w:p>
                      </w:txbxContent>
                    </v:textbox>
                    <w10:wrap anchorx="margin" anchory="page"/>
                    <w10:anchorlock/>
                  </v:shape>
                </w:pict>
              </mc:Fallback>
            </mc:AlternateContent>
          </w:r>
          <w:r w:rsidR="00D85B71">
            <w:rPr>
              <w:noProof/>
              <w:lang w:eastAsia="de-DE"/>
            </w:rPr>
            <mc:AlternateContent>
              <mc:Choice Requires="wps">
                <w:drawing>
                  <wp:anchor distT="0" distB="0" distL="114300" distR="114300" simplePos="0" relativeHeight="251663360" behindDoc="0" locked="1" layoutInCell="1" allowOverlap="1" wp14:anchorId="6877B26C" wp14:editId="5304CE92">
                    <wp:simplePos x="0" y="0"/>
                    <wp:positionH relativeFrom="column">
                      <wp:posOffset>-1245235</wp:posOffset>
                    </wp:positionH>
                    <wp:positionV relativeFrom="page">
                      <wp:posOffset>2162175</wp:posOffset>
                    </wp:positionV>
                    <wp:extent cx="8095979" cy="498474"/>
                    <wp:effectExtent l="0" t="0" r="19685" b="1651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5979" cy="498474"/>
                            </a:xfrm>
                            <a:prstGeom prst="rect">
                              <a:avLst/>
                            </a:prstGeom>
                            <a:solidFill>
                              <a:srgbClr val="FFFFFF"/>
                            </a:solidFill>
                            <a:ln w="9525">
                              <a:solidFill>
                                <a:schemeClr val="bg1">
                                  <a:lumMod val="100000"/>
                                  <a:lumOff val="0"/>
                                </a:schemeClr>
                              </a:solidFill>
                              <a:miter lim="800000"/>
                              <a:headEnd/>
                              <a:tailEnd/>
                            </a:ln>
                          </wps:spPr>
                          <wps:txbx>
                            <w:txbxContent>
                              <w:p w14:paraId="1B35F88B" w14:textId="7A5F5BAB" w:rsidR="002C6215" w:rsidRPr="00531A60" w:rsidRDefault="002C6215" w:rsidP="00531A60">
                                <w:pPr>
                                  <w:pStyle w:val="Titel"/>
                                  <w:ind w:right="-24"/>
                                  <w:rPr>
                                    <w:rStyle w:val="TitelZchn"/>
                                    <w:b/>
                                    <w:sz w:val="40"/>
                                  </w:rPr>
                                </w:pPr>
                                <w:r>
                                  <w:rPr>
                                    <w:rStyle w:val="TitelZchn"/>
                                    <w:b/>
                                    <w:sz w:val="40"/>
                                  </w:rPr>
                                  <w:t>QRadar SIEM</w:t>
                                </w:r>
                              </w:p>
                            </w:txbxContent>
                          </wps:txbx>
                          <wps:bodyPr rot="0" vert="horz" wrap="square" lIns="1260000" tIns="45720" rIns="900000" bIns="45720" anchor="ctr" anchorCtr="0" upright="1">
                            <a:spAutoFit/>
                          </wps:bodyPr>
                        </wps:wsp>
                      </a:graphicData>
                    </a:graphic>
                    <wp14:sizeRelH relativeFrom="page">
                      <wp14:pctWidth>0</wp14:pctWidth>
                    </wp14:sizeRelH>
                    <wp14:sizeRelV relativeFrom="page">
                      <wp14:pctHeight>0</wp14:pctHeight>
                    </wp14:sizeRelV>
                  </wp:anchor>
                </w:drawing>
              </mc:Choice>
              <mc:Fallback>
                <w:pict>
                  <v:shape w14:anchorId="6877B26C" id="Textfeld 10" o:spid="_x0000_s1028" type="#_x0000_t202" style="position:absolute;margin-left:-98.05pt;margin-top:170.25pt;width:637.5pt;height:3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" strokecolor="white [3212]">
                    <v:textbox style="mso-fit-shape-to-text:t" inset="35mm,,25mm">
                      <w:txbxContent>
                        <w:p w14:paraId="1B35F88B" w14:textId="7A5F5BAB" w:rsidR="002C6215" w:rsidRPr="00531A60" w:rsidRDefault="002C6215" w:rsidP="00531A60">
                          <w:pPr>
                            <w:pStyle w:val="Titel"/>
                            <w:ind w:right="-24"/>
                            <w:rPr>
                              <w:rStyle w:val="TitelZchn"/>
                              <w:b/>
                              <w:sz w:val="40"/>
                            </w:rPr>
                          </w:pPr>
                          <w:proofErr w:type="spellStart"/>
                          <w:r>
                            <w:rPr>
                              <w:rStyle w:val="TitelZchn"/>
                              <w:b/>
                              <w:sz w:val="40"/>
                            </w:rPr>
                            <w:t>QRadar</w:t>
                          </w:r>
                          <w:proofErr w:type="spellEnd"/>
                          <w:r>
                            <w:rPr>
                              <w:rStyle w:val="TitelZchn"/>
                              <w:b/>
                              <w:sz w:val="40"/>
                            </w:rPr>
                            <w:t xml:space="preserve"> SIEM</w:t>
                          </w:r>
                        </w:p>
                      </w:txbxContent>
                    </v:textbox>
                    <w10:wrap anchory="page"/>
                    <w10:anchorlock/>
                  </v:shape>
                </w:pict>
              </mc:Fallback>
            </mc:AlternateContent>
          </w:r>
          <w:r w:rsidR="00D85B71">
            <w:rPr>
              <w:noProof/>
              <w:lang w:eastAsia="de-DE"/>
            </w:rPr>
            <mc:AlternateContent>
              <mc:Choice Requires="wps">
                <w:drawing>
                  <wp:anchor distT="0" distB="0" distL="114300" distR="114300" simplePos="0" relativeHeight="251660288" behindDoc="0" locked="1" layoutInCell="1" allowOverlap="1" wp14:anchorId="7A75A21C" wp14:editId="0DD8FBAB">
                    <wp:simplePos x="0" y="0"/>
                    <wp:positionH relativeFrom="page">
                      <wp:posOffset>0</wp:posOffset>
                    </wp:positionH>
                    <wp:positionV relativeFrom="page">
                      <wp:posOffset>3036570</wp:posOffset>
                    </wp:positionV>
                    <wp:extent cx="7560310" cy="393065"/>
                    <wp:effectExtent l="0" t="0" r="2540" b="1270"/>
                    <wp:wrapTopAndBottom/>
                    <wp:docPr id="11" name="Textfeld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393065"/>
                            </a:xfrm>
                            <a:prstGeom prst="rect">
                              <a:avLst/>
                            </a:prstGeom>
                            <a:solidFill>
                              <a:srgbClr val="83A7D4"/>
                            </a:solidFill>
                            <a:ln w="9525">
                              <a:noFill/>
                              <a:miter lim="800000"/>
                              <a:headEnd/>
                              <a:tailEnd/>
                            </a:ln>
                          </wps:spPr>
                          <wps:txbx>
                            <w:txbxContent>
                              <w:sdt>
                                <w:sdtPr>
                                  <w:rPr>
                                    <w:rFonts w:asciiTheme="majorHAnsi" w:hAnsiTheme="majorHAnsi"/>
                                    <w:b/>
                                    <w:smallCaps/>
                                    <w:color w:val="FFFFFF" w:themeColor="background1"/>
                                    <w:sz w:val="40"/>
                                    <w:szCs w:val="40"/>
                                  </w:rPr>
                                  <w:alias w:val="Titel"/>
                                  <w:tag w:val=""/>
                                  <w:id w:val="1781219400"/>
                                  <w:dataBinding w:prefixMappings="xmlns:ns0='http://purl.org/dc/elements/1.1/' xmlns:ns1='http://schemas.openxmlformats.org/package/2006/metadata/core-properties' " w:xpath="/ns1:coreProperties[1]/ns0:subject[1]" w:storeItemID="{6C3C8BC8-F283-45AE-878A-BAB7291924A1}"/>
                                  <w:text/>
                                </w:sdtPr>
                                <w:sdtEndPr/>
                                <w:sdtContent>
                                  <w:p w14:paraId="3145FE13" w14:textId="249B76B8" w:rsidR="002C6215" w:rsidRPr="004863AA" w:rsidRDefault="002C6215" w:rsidP="00852B79">
                                    <w:pPr>
                                      <w:spacing w:after="0" w:line="240" w:lineRule="auto"/>
                                      <w:ind w:left="-567"/>
                                      <w:rPr>
                                        <w:rFonts w:asciiTheme="majorHAnsi" w:hAnsiTheme="majorHAnsi"/>
                                        <w:b/>
                                        <w:smallCaps/>
                                        <w:color w:val="FFFFFF" w:themeColor="background1"/>
                                        <w:sz w:val="40"/>
                                        <w:szCs w:val="40"/>
                                      </w:rPr>
                                    </w:pPr>
                                    <w:r w:rsidRPr="00531A60">
                                      <w:rPr>
                                        <w:rFonts w:asciiTheme="majorHAnsi" w:hAnsiTheme="majorHAnsi"/>
                                        <w:b/>
                                        <w:smallCaps/>
                                        <w:color w:val="FFFFFF" w:themeColor="background1"/>
                                        <w:sz w:val="40"/>
                                        <w:szCs w:val="40"/>
                                      </w:rPr>
                                      <w:t>Installationsanleitung</w:t>
                                    </w:r>
                                  </w:p>
                                </w:sdtContent>
                              </w:sdt>
                            </w:txbxContent>
                          </wps:txbx>
                          <wps:bodyPr rot="0" vert="horz" wrap="square" lIns="1260000" tIns="45720" rIns="900000" bIns="45720" anchor="ctr" anchorCtr="0" upright="1">
                            <a:spAutoFit/>
                          </wps:bodyPr>
                        </wps:wsp>
                      </a:graphicData>
                    </a:graphic>
                    <wp14:sizeRelH relativeFrom="margin">
                      <wp14:pctWidth>0</wp14:pctWidth>
                    </wp14:sizeRelH>
                    <wp14:sizeRelV relativeFrom="margin">
                      <wp14:pctHeight>0</wp14:pctHeight>
                    </wp14:sizeRelV>
                  </wp:anchor>
                </w:drawing>
              </mc:Choice>
              <mc:Fallback>
                <w:pict>
                  <v:shape w14:anchorId="7A75A21C" id="Textfeld 11" o:spid="_x0000_s1029" type="#_x0000_t202" style="position:absolute;margin-left:0;margin-top:239.1pt;width:595.3pt;height:30.9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" fillcolor="#83a7d4" stroked="f">
                    <v:textbox style="mso-fit-shape-to-text:t" inset="35mm,,25mm">
                      <w:txbxContent>
                        <w:sdt>
                          <w:sdtPr>
                            <w:rPr>
                              <w:rFonts w:asciiTheme="majorHAnsi" w:hAnsiTheme="majorHAnsi"/>
                              <w:b/>
                              <w:smallCaps/>
                              <w:color w:val="FFFFFF" w:themeColor="background1"/>
                              <w:sz w:val="40"/>
                              <w:szCs w:val="40"/>
                            </w:rPr>
                            <w:alias w:val="Titel"/>
                            <w:tag w:val=""/>
                            <w:id w:val="1781219400"/>
                            <w:dataBinding w:prefixMappings="xmlns:ns0='http://purl.org/dc/elements/1.1/' xmlns:ns1='http://schemas.openxmlformats.org/package/2006/metadata/core-properties' " w:xpath="/ns1:coreProperties[1]/ns0:subject[1]" w:storeItemID="{6C3C8BC8-F283-45AE-878A-BAB7291924A1}"/>
                            <w:text/>
                          </w:sdtPr>
                          <w:sdtContent>
                            <w:p w14:paraId="3145FE13" w14:textId="249B76B8" w:rsidR="002C6215" w:rsidRPr="004863AA" w:rsidRDefault="002C6215" w:rsidP="00852B79">
                              <w:pPr>
                                <w:spacing w:after="0" w:line="240" w:lineRule="auto"/>
                                <w:ind w:left="-567"/>
                                <w:rPr>
                                  <w:rFonts w:asciiTheme="majorHAnsi" w:hAnsiTheme="majorHAnsi"/>
                                  <w:b/>
                                  <w:smallCaps/>
                                  <w:color w:val="FFFFFF" w:themeColor="background1"/>
                                  <w:sz w:val="40"/>
                                  <w:szCs w:val="40"/>
                                </w:rPr>
                              </w:pPr>
                              <w:r w:rsidRPr="00531A60">
                                <w:rPr>
                                  <w:rFonts w:asciiTheme="majorHAnsi" w:hAnsiTheme="majorHAnsi"/>
                                  <w:b/>
                                  <w:smallCaps/>
                                  <w:color w:val="FFFFFF" w:themeColor="background1"/>
                                  <w:sz w:val="40"/>
                                  <w:szCs w:val="40"/>
                                </w:rPr>
                                <w:t>Installationsanleitung</w:t>
                              </w:r>
                            </w:p>
                          </w:sdtContent>
                        </w:sdt>
                      </w:txbxContent>
                    </v:textbox>
                    <w10:wrap type="topAndBottom" anchorx="page" anchory="page"/>
                    <w10:anchorlock/>
                  </v:shape>
                </w:pict>
              </mc:Fallback>
            </mc:AlternateContent>
          </w:r>
          <w:r w:rsidR="00D85B71">
            <w:rPr>
              <w:rFonts w:ascii="Arial" w:hAnsi="Arial" w:cs="Arial"/>
              <w:b/>
              <w:bCs/>
              <w:caps/>
              <w:noProof/>
              <w:szCs w:val="20"/>
              <w:lang w:eastAsia="de-DE"/>
            </w:rPr>
            <mc:AlternateContent>
              <mc:Choice Requires="wps">
                <w:drawing>
                  <wp:anchor distT="0" distB="0" distL="114300" distR="114300" simplePos="0" relativeHeight="251662336" behindDoc="0" locked="1" layoutInCell="1" allowOverlap="1" wp14:anchorId="583B8D63" wp14:editId="7FABE6A1">
                    <wp:simplePos x="0" y="0"/>
                    <wp:positionH relativeFrom="margin">
                      <wp:posOffset>1905</wp:posOffset>
                    </wp:positionH>
                    <wp:positionV relativeFrom="page">
                      <wp:posOffset>8306435</wp:posOffset>
                    </wp:positionV>
                    <wp:extent cx="6296660" cy="1276350"/>
                    <wp:effectExtent l="0" t="0" r="27940" b="19685"/>
                    <wp:wrapTopAndBottom/>
                    <wp:docPr id="12" name="Textfeld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6660" cy="1276350"/>
                            </a:xfrm>
                            <a:prstGeom prst="rect">
                              <a:avLst/>
                            </a:prstGeom>
                            <a:solidFill>
                              <a:srgbClr val="FFFFFF"/>
                            </a:solidFill>
                            <a:ln w="9525">
                              <a:solidFill>
                                <a:schemeClr val="bg1">
                                  <a:lumMod val="100000"/>
                                  <a:lumOff val="0"/>
                                </a:schemeClr>
                              </a:solidFill>
                              <a:miter lim="800000"/>
                              <a:headEnd/>
                              <a:tailEnd/>
                            </a:ln>
                          </wps:spPr>
                          <wps:txbx>
                            <w:txbxContent>
                              <w:p w14:paraId="20288C34" w14:textId="7C53DC4A" w:rsidR="002C6215" w:rsidRPr="00860E7C" w:rsidRDefault="002C6215" w:rsidP="00543710">
                                <w:pPr>
                                  <w:tabs>
                                    <w:tab w:val="left" w:pos="1843"/>
                                  </w:tabs>
                                  <w:spacing w:after="0"/>
                                  <w:ind w:left="2268" w:hanging="2268"/>
                                </w:pPr>
                                <w:r w:rsidRPr="00860E7C">
                                  <w:t>Autor:</w:t>
                                </w:r>
                                <w:r w:rsidRPr="00860E7C">
                                  <w:tab/>
                                </w:r>
                                <w:sdt>
                                  <w:sdtPr>
                                    <w:alias w:val="Ansprechpartner SVA"/>
                                    <w:tag w:val="Ansprechpartner SVA"/>
                                    <w:id w:val="1358778526"/>
                                    <w:lock w:val="sdtLocked"/>
                                  </w:sdtPr>
                                  <w:sdtEndPr/>
                                  <w:sdtContent>
                                    <w:sdt>
                                      <w:sdtPr>
                                        <w:alias w:val="Ansprechpartner SVA"/>
                                        <w:tag w:val="Ansprechpartner SVA"/>
                                        <w:id w:val="157662897"/>
                                      </w:sdtPr>
                                      <w:sdtEndPr/>
                                      <w:sdtContent>
                                        <w:r w:rsidRPr="00860E7C">
                                          <w:t>Bruno Oliveira</w:t>
                                        </w:r>
                                      </w:sdtContent>
                                    </w:sdt>
                                  </w:sdtContent>
                                </w:sdt>
                              </w:p>
                              <w:p w14:paraId="4E976588" w14:textId="77777777" w:rsidR="002C6215" w:rsidRPr="004863AA" w:rsidRDefault="002C6215" w:rsidP="00796FA7">
                                <w:pPr>
                                  <w:tabs>
                                    <w:tab w:val="left" w:pos="1843"/>
                                    <w:tab w:val="left" w:pos="2268"/>
                                  </w:tabs>
                                  <w:spacing w:after="0"/>
                                  <w:ind w:left="2268" w:hanging="2268"/>
                                </w:pPr>
                                <w:r w:rsidRPr="00860E7C">
                                  <w:tab/>
                                </w:r>
                                <w:sdt>
                                  <w:sdtPr>
                                    <w:alias w:val="SVA"/>
                                    <w:tag w:val="Firma"/>
                                    <w:id w:val="-202168524"/>
                                    <w:lock w:val="sdtContentLocked"/>
                                  </w:sdtPr>
                                  <w:sdtEndPr/>
                                  <w:sdtContent>
                                    <w:r w:rsidRPr="004863AA">
                                      <w:t>SVA System Vertrieb Alexander GmbH</w:t>
                                    </w:r>
                                  </w:sdtContent>
                                </w:sdt>
                              </w:p>
                              <w:p w14:paraId="211EE68E" w14:textId="7699BA7B" w:rsidR="002C6215" w:rsidRPr="00CF745E" w:rsidRDefault="002C6215" w:rsidP="00796FA7">
                                <w:pPr>
                                  <w:tabs>
                                    <w:tab w:val="left" w:pos="1843"/>
                                    <w:tab w:val="left" w:pos="2268"/>
                                  </w:tabs>
                                  <w:spacing w:after="0"/>
                                  <w:ind w:left="2268" w:hanging="2268"/>
                                </w:pPr>
                                <w:r w:rsidRPr="004863AA">
                                  <w:tab/>
                                </w:r>
                                <w:sdt>
                                  <w:sdtPr>
                                    <w:alias w:val="SVA Standort"/>
                                    <w:tag w:val="Strasse"/>
                                    <w:id w:val="1432856113"/>
                                    <w:lock w:val="sdtLocked"/>
                                  </w:sdtPr>
                                  <w:sdtEndPr/>
                                  <w:sdtContent>
                                    <w:r>
                                      <w:rPr>
                                        <w:rFonts w:cs="Helv"/>
                                        <w:color w:val="000000"/>
                                      </w:rPr>
                                      <w:t>Freibergerstr. 39</w:t>
                                    </w:r>
                                  </w:sdtContent>
                                </w:sdt>
                              </w:p>
                              <w:p w14:paraId="397F8863" w14:textId="05BEED14" w:rsidR="002C6215" w:rsidRPr="004863AA" w:rsidRDefault="002C6215" w:rsidP="00796FA7">
                                <w:pPr>
                                  <w:tabs>
                                    <w:tab w:val="left" w:pos="1843"/>
                                    <w:tab w:val="left" w:pos="2268"/>
                                  </w:tabs>
                                  <w:spacing w:after="0"/>
                                  <w:ind w:left="2268" w:hanging="2268"/>
                                </w:pPr>
                                <w:r w:rsidRPr="004863AA">
                                  <w:tab/>
                                </w:r>
                                <w:sdt>
                                  <w:sdtPr>
                                    <w:alias w:val="SVA Standort"/>
                                    <w:tag w:val="Ort"/>
                                    <w:id w:val="53668711"/>
                                    <w:lock w:val="sdtLocked"/>
                                  </w:sdtPr>
                                  <w:sdtEndPr/>
                                  <w:sdtContent>
                                    <w:r>
                                      <w:rPr>
                                        <w:rFonts w:cs="Helv"/>
                                        <w:color w:val="000000"/>
                                      </w:rPr>
                                      <w:t>01067 Dresden</w:t>
                                    </w:r>
                                  </w:sdtContent>
                                </w:sdt>
                              </w:p>
                              <w:p w14:paraId="6CA01DA5" w14:textId="77777777" w:rsidR="002C6215" w:rsidRPr="004863AA" w:rsidRDefault="002C6215" w:rsidP="00543710">
                                <w:pPr>
                                  <w:tabs>
                                    <w:tab w:val="left" w:pos="1843"/>
                                  </w:tabs>
                                  <w:spacing w:after="0"/>
                                  <w:ind w:left="2268" w:hanging="2268"/>
                                </w:pPr>
                              </w:p>
                              <w:p w14:paraId="559E416B" w14:textId="0130A535" w:rsidR="002C6215" w:rsidRDefault="002C6215" w:rsidP="00796FA7">
                                <w:pPr>
                                  <w:tabs>
                                    <w:tab w:val="left" w:pos="1843"/>
                                  </w:tabs>
                                  <w:spacing w:after="0"/>
                                  <w:ind w:left="2268" w:hanging="2268"/>
                                </w:pPr>
                                <w:r w:rsidRPr="004863AA">
                                  <w:t>Datum:</w:t>
                                </w:r>
                                <w:r w:rsidRPr="004863AA">
                                  <w:tab/>
                                </w:r>
                                <w:sdt>
                                  <w:sdtPr>
                                    <w:alias w:val="Datum auswählen"/>
                                    <w:tag w:val="Datum auswählen"/>
                                    <w:id w:val="714856631"/>
                                    <w:lock w:val="sdtLocked"/>
                                    <w:date w:fullDate="2017-09-16T00:00:00Z">
                                      <w:dateFormat w:val="dd.MM.yyyy"/>
                                      <w:lid w:val="de-DE"/>
                                      <w:storeMappedDataAs w:val="dateTime"/>
                                      <w:calendar w:val="gregorian"/>
                                    </w:date>
                                  </w:sdtPr>
                                  <w:sdtEndPr/>
                                  <w:sdtContent>
                                    <w:del w:id="0" w:author="Oliveira, Bruno" w:date="2017-09-16T15:13:00Z">
                                      <w:r w:rsidDel="00C874D5">
                                        <w:delText>07.09.2017</w:delText>
                                      </w:r>
                                    </w:del>
                                    <w:ins w:id="1" w:author="Oliveira, Bruno" w:date="2017-09-16T15:13:00Z">
                                      <w:r w:rsidR="00C874D5">
                                        <w:t>16.09.2017</w:t>
                                      </w:r>
                                    </w:ins>
                                  </w:sdtContent>
                                </w:sdt>
                              </w:p>
                              <w:p w14:paraId="33409717" w14:textId="7B625093" w:rsidR="002C6215" w:rsidRPr="004863AA" w:rsidRDefault="002C6215" w:rsidP="00796FA7">
                                <w:pPr>
                                  <w:tabs>
                                    <w:tab w:val="left" w:pos="1843"/>
                                  </w:tabs>
                                  <w:spacing w:after="0"/>
                                  <w:ind w:left="2268" w:hanging="2268"/>
                                </w:pPr>
                                <w:r>
                                  <w:t>Version:</w:t>
                                </w:r>
                                <w:r>
                                  <w:tab/>
                                </w:r>
                                <w:sdt>
                                  <w:sdtPr>
                                    <w:alias w:val="Version"/>
                                    <w:tag w:val="Version"/>
                                    <w:id w:val="1500546350"/>
                                  </w:sdtPr>
                                  <w:sdtEndPr/>
                                  <w:sdtContent>
                                    <w:r>
                                      <w:t>0.</w:t>
                                    </w:r>
                                    <w:ins w:id="2" w:author="Oliveira, Bruno" w:date="2017-09-16T15:13:00Z">
                                      <w:r w:rsidR="00C874D5">
                                        <w:t>3</w:t>
                                      </w:r>
                                    </w:ins>
                                    <w:del w:id="3" w:author="Oliveira, Bruno" w:date="2017-09-16T15:13:00Z">
                                      <w:r w:rsidDel="00C874D5">
                                        <w:delText>2</w:delText>
                                      </w:r>
                                    </w:del>
                                  </w:sdtContent>
                                </w:sdt>
                              </w:p>
                            </w:txbxContent>
                          </wps:txbx>
                          <wps:bodyPr rot="0" vert="horz" wrap="square" lIns="0" tIns="45720" rIns="90000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583B8D63" id="Textfeld 12" o:spid="_x0000_s1030" type="#_x0000_t202" style="position:absolute;margin-left:.15pt;margin-top:654.05pt;width:495.8pt;height:10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" strokecolor="white [3212]">
                    <v:textbox style="mso-fit-shape-to-text:t" inset="0,,25mm">
                      <w:txbxContent>
                        <w:p w14:paraId="20288C34" w14:textId="7C53DC4A" w:rsidR="002C6215" w:rsidRPr="00860E7C" w:rsidRDefault="002C6215" w:rsidP="00543710">
                          <w:pPr>
                            <w:tabs>
                              <w:tab w:val="left" w:pos="1843"/>
                            </w:tabs>
                            <w:spacing w:after="0"/>
                            <w:ind w:left="2268" w:hanging="2268"/>
                          </w:pPr>
                          <w:r w:rsidRPr="00860E7C">
                            <w:t>Autor:</w:t>
                          </w:r>
                          <w:r w:rsidRPr="00860E7C">
                            <w:tab/>
                          </w:r>
                          <w:sdt>
                            <w:sdtPr>
                              <w:alias w:val="Ansprechpartner SVA"/>
                              <w:tag w:val="Ansprechpartner SVA"/>
                              <w:id w:val="1358778526"/>
                              <w:lock w:val="sdtLocked"/>
                            </w:sdtPr>
                            <w:sdtContent>
                              <w:sdt>
                                <w:sdtPr>
                                  <w:alias w:val="Ansprechpartner SVA"/>
                                  <w:tag w:val="Ansprechpartner SVA"/>
                                  <w:id w:val="157662897"/>
                                </w:sdtPr>
                                <w:sdtContent>
                                  <w:r w:rsidRPr="00860E7C">
                                    <w:t>Bruno Oliveira</w:t>
                                  </w:r>
                                </w:sdtContent>
                              </w:sdt>
                            </w:sdtContent>
                          </w:sdt>
                        </w:p>
                        <w:p w14:paraId="4E976588" w14:textId="77777777" w:rsidR="002C6215" w:rsidRPr="004863AA" w:rsidRDefault="002C6215" w:rsidP="00796FA7">
                          <w:pPr>
                            <w:tabs>
                              <w:tab w:val="left" w:pos="1843"/>
                              <w:tab w:val="left" w:pos="2268"/>
                            </w:tabs>
                            <w:spacing w:after="0"/>
                            <w:ind w:left="2268" w:hanging="2268"/>
                          </w:pPr>
                          <w:r w:rsidRPr="00860E7C">
                            <w:tab/>
                          </w:r>
                          <w:sdt>
                            <w:sdtPr>
                              <w:alias w:val="SVA"/>
                              <w:tag w:val="Firma"/>
                              <w:id w:val="-202168524"/>
                              <w:lock w:val="sdtContentLocked"/>
                            </w:sdtPr>
                            <w:sdtContent>
                              <w:r w:rsidRPr="004863AA">
                                <w:t>SVA System Vertrieb Alexander GmbH</w:t>
                              </w:r>
                            </w:sdtContent>
                          </w:sdt>
                        </w:p>
                        <w:p w14:paraId="211EE68E" w14:textId="7699BA7B" w:rsidR="002C6215" w:rsidRPr="00CF745E" w:rsidRDefault="002C6215" w:rsidP="00796FA7">
                          <w:pPr>
                            <w:tabs>
                              <w:tab w:val="left" w:pos="1843"/>
                              <w:tab w:val="left" w:pos="2268"/>
                            </w:tabs>
                            <w:spacing w:after="0"/>
                            <w:ind w:left="2268" w:hanging="2268"/>
                          </w:pPr>
                          <w:r w:rsidRPr="004863AA">
                            <w:tab/>
                          </w:r>
                          <w:sdt>
                            <w:sdtPr>
                              <w:alias w:val="SVA Standort"/>
                              <w:tag w:val="Strasse"/>
                              <w:id w:val="1432856113"/>
                              <w:lock w:val="sdtLocked"/>
                            </w:sdtPr>
                            <w:sdtContent>
                              <w:r>
                                <w:rPr>
                                  <w:rFonts w:cs="Helv"/>
                                  <w:color w:val="000000"/>
                                </w:rPr>
                                <w:t>Freibergerstr. 39</w:t>
                              </w:r>
                            </w:sdtContent>
                          </w:sdt>
                        </w:p>
                        <w:p w14:paraId="397F8863" w14:textId="05BEED14" w:rsidR="002C6215" w:rsidRPr="004863AA" w:rsidRDefault="002C6215" w:rsidP="00796FA7">
                          <w:pPr>
                            <w:tabs>
                              <w:tab w:val="left" w:pos="1843"/>
                              <w:tab w:val="left" w:pos="2268"/>
                            </w:tabs>
                            <w:spacing w:after="0"/>
                            <w:ind w:left="2268" w:hanging="2268"/>
                          </w:pPr>
                          <w:r w:rsidRPr="004863AA">
                            <w:tab/>
                          </w:r>
                          <w:sdt>
                            <w:sdtPr>
                              <w:alias w:val="SVA Standort"/>
                              <w:tag w:val="Ort"/>
                              <w:id w:val="53668711"/>
                              <w:lock w:val="sdtLocked"/>
                            </w:sdtPr>
                            <w:sdtContent>
                              <w:r>
                                <w:rPr>
                                  <w:rFonts w:cs="Helv"/>
                                  <w:color w:val="000000"/>
                                </w:rPr>
                                <w:t>01067 Dresden</w:t>
                              </w:r>
                            </w:sdtContent>
                          </w:sdt>
                        </w:p>
                        <w:p w14:paraId="6CA01DA5" w14:textId="77777777" w:rsidR="002C6215" w:rsidRPr="004863AA" w:rsidRDefault="002C6215" w:rsidP="00543710">
                          <w:pPr>
                            <w:tabs>
                              <w:tab w:val="left" w:pos="1843"/>
                            </w:tabs>
                            <w:spacing w:after="0"/>
                            <w:ind w:left="2268" w:hanging="2268"/>
                          </w:pPr>
                        </w:p>
                        <w:p w14:paraId="559E416B" w14:textId="0130A535" w:rsidR="002C6215" w:rsidRDefault="002C6215" w:rsidP="00796FA7">
                          <w:pPr>
                            <w:tabs>
                              <w:tab w:val="left" w:pos="1843"/>
                            </w:tabs>
                            <w:spacing w:after="0"/>
                            <w:ind w:left="2268" w:hanging="2268"/>
                          </w:pPr>
                          <w:r w:rsidRPr="004863AA">
                            <w:t>Datum:</w:t>
                          </w:r>
                          <w:r w:rsidRPr="004863AA">
                            <w:tab/>
                          </w:r>
                          <w:sdt>
                            <w:sdtPr>
                              <w:alias w:val="Datum auswählen"/>
                              <w:tag w:val="Datum auswählen"/>
                              <w:id w:val="714856631"/>
                              <w:lock w:val="sdtLocked"/>
                              <w:date w:fullDate="2017-09-16T00:00:00Z">
                                <w:dateFormat w:val="dd.MM.yyyy"/>
                                <w:lid w:val="de-DE"/>
                                <w:storeMappedDataAs w:val="dateTime"/>
                                <w:calendar w:val="gregorian"/>
                              </w:date>
                            </w:sdtPr>
                            <w:sdtContent>
                              <w:del w:id="4" w:author="Oliveira, Bruno" w:date="2017-09-16T15:13:00Z">
                                <w:r w:rsidDel="00C874D5">
                                  <w:delText>07.09.2017</w:delText>
                                </w:r>
                              </w:del>
                              <w:ins w:id="5" w:author="Oliveira, Bruno" w:date="2017-09-16T15:13:00Z">
                                <w:r w:rsidR="00C874D5">
                                  <w:t>16.09.2017</w:t>
                                </w:r>
                              </w:ins>
                            </w:sdtContent>
                          </w:sdt>
                        </w:p>
                        <w:p w14:paraId="33409717" w14:textId="7B625093" w:rsidR="002C6215" w:rsidRPr="004863AA" w:rsidRDefault="002C6215" w:rsidP="00796FA7">
                          <w:pPr>
                            <w:tabs>
                              <w:tab w:val="left" w:pos="1843"/>
                            </w:tabs>
                            <w:spacing w:after="0"/>
                            <w:ind w:left="2268" w:hanging="2268"/>
                          </w:pPr>
                          <w:r>
                            <w:t>Version:</w:t>
                          </w:r>
                          <w:r>
                            <w:tab/>
                          </w:r>
                          <w:sdt>
                            <w:sdtPr>
                              <w:alias w:val="Version"/>
                              <w:tag w:val="Version"/>
                              <w:id w:val="1500546350"/>
                            </w:sdtPr>
                            <w:sdtContent>
                              <w:r>
                                <w:t>0.</w:t>
                              </w:r>
                              <w:ins w:id="6" w:author="Oliveira, Bruno" w:date="2017-09-16T15:13:00Z">
                                <w:r w:rsidR="00C874D5">
                                  <w:t>3</w:t>
                                </w:r>
                              </w:ins>
                              <w:del w:id="7" w:author="Oliveira, Bruno" w:date="2017-09-16T15:13:00Z">
                                <w:r w:rsidDel="00C874D5">
                                  <w:delText>2</w:delText>
                                </w:r>
                              </w:del>
                            </w:sdtContent>
                          </w:sdt>
                        </w:p>
                      </w:txbxContent>
                    </v:textbox>
                    <w10:wrap type="topAndBottom" anchorx="margin" anchory="page"/>
                    <w10:anchorlock/>
                  </v:shape>
                </w:pict>
              </mc:Fallback>
            </mc:AlternateContent>
          </w:r>
        </w:p>
        <w:bookmarkStart w:id="4" w:name="_Toc366840738" w:displacedByCustomXml="next"/>
        <w:bookmarkStart w:id="5" w:name="_Toc388272616" w:displacedByCustomXml="next"/>
        <w:sdt>
          <w:sdtPr>
            <w:rPr>
              <w:rFonts w:asciiTheme="minorHAnsi" w:eastAsiaTheme="minorHAnsi" w:hAnsiTheme="minorHAnsi" w:cstheme="minorBidi"/>
              <w:b w:val="0"/>
              <w:bCs w:val="0"/>
              <w:color w:val="auto"/>
              <w:sz w:val="22"/>
              <w:szCs w:val="22"/>
              <w:lang w:eastAsia="en-US"/>
            </w:rPr>
            <w:id w:val="1561289883"/>
            <w:docPartObj>
              <w:docPartGallery w:val="Table of Contents"/>
              <w:docPartUnique/>
            </w:docPartObj>
          </w:sdtPr>
          <w:sdtEndPr/>
          <w:sdtContent>
            <w:p w14:paraId="50400552" w14:textId="77777777" w:rsidR="00284C1B" w:rsidRDefault="00284C1B" w:rsidP="00E57973">
              <w:pPr>
                <w:pStyle w:val="Inhaltsverzeichnisberschrift"/>
                <w:numPr>
                  <w:ilvl w:val="0"/>
                  <w:numId w:val="0"/>
                </w:numPr>
                <w:ind w:left="432" w:hanging="432"/>
              </w:pPr>
              <w:r>
                <w:t>Inhalt</w:t>
              </w:r>
            </w:p>
            <w:p w14:paraId="01ECB665" w14:textId="1C4270BF" w:rsidR="00860E7C" w:rsidRDefault="00284C1B">
              <w:pPr>
                <w:pStyle w:val="Verzeichnis1"/>
                <w:rPr>
                  <w:rFonts w:eastAsiaTheme="minorEastAsia"/>
                  <w:b w:val="0"/>
                  <w:bCs w:val="0"/>
                  <w:noProof/>
                  <w:szCs w:val="22"/>
                  <w:lang w:eastAsia="de-DE"/>
                </w:rPr>
              </w:pPr>
              <w:r w:rsidRPr="007D2043">
                <w:rPr>
                  <w:szCs w:val="22"/>
                </w:rPr>
                <w:fldChar w:fldCharType="begin"/>
              </w:r>
              <w:r w:rsidRPr="007D2043">
                <w:rPr>
                  <w:szCs w:val="22"/>
                </w:rPr>
                <w:instrText xml:space="preserve"> TOC \o "1-3" \h \z \u </w:instrText>
              </w:r>
              <w:r w:rsidRPr="007D2043">
                <w:rPr>
                  <w:szCs w:val="22"/>
                </w:rPr>
                <w:fldChar w:fldCharType="separate"/>
              </w:r>
              <w:hyperlink w:anchor="_Toc492580156" w:history="1">
                <w:r w:rsidR="00860E7C" w:rsidRPr="00DD46B3">
                  <w:rPr>
                    <w:rStyle w:val="Hyperlink"/>
                    <w:noProof/>
                  </w:rPr>
                  <w:t>1</w:t>
                </w:r>
                <w:r w:rsidR="00860E7C">
                  <w:rPr>
                    <w:rFonts w:eastAsiaTheme="minorEastAsia"/>
                    <w:b w:val="0"/>
                    <w:bCs w:val="0"/>
                    <w:noProof/>
                    <w:szCs w:val="22"/>
                    <w:lang w:eastAsia="de-DE"/>
                  </w:rPr>
                  <w:tab/>
                </w:r>
                <w:r w:rsidR="00860E7C" w:rsidRPr="00DD46B3">
                  <w:rPr>
                    <w:rStyle w:val="Hyperlink"/>
                    <w:noProof/>
                  </w:rPr>
                  <w:t>Dokumentinformationen</w:t>
                </w:r>
                <w:r w:rsidR="00860E7C">
                  <w:rPr>
                    <w:noProof/>
                    <w:webHidden/>
                  </w:rPr>
                  <w:tab/>
                </w:r>
                <w:r w:rsidR="00860E7C">
                  <w:rPr>
                    <w:noProof/>
                    <w:webHidden/>
                  </w:rPr>
                  <w:fldChar w:fldCharType="begin"/>
                </w:r>
                <w:r w:rsidR="00860E7C">
                  <w:rPr>
                    <w:noProof/>
                    <w:webHidden/>
                  </w:rPr>
                  <w:instrText xml:space="preserve"> PAGEREF _Toc492580156 \h </w:instrText>
                </w:r>
                <w:r w:rsidR="00860E7C">
                  <w:rPr>
                    <w:noProof/>
                    <w:webHidden/>
                  </w:rPr>
                </w:r>
                <w:r w:rsidR="00860E7C">
                  <w:rPr>
                    <w:noProof/>
                    <w:webHidden/>
                  </w:rPr>
                  <w:fldChar w:fldCharType="separate"/>
                </w:r>
                <w:r w:rsidR="00860E7C">
                  <w:rPr>
                    <w:noProof/>
                    <w:webHidden/>
                  </w:rPr>
                  <w:t>2</w:t>
                </w:r>
                <w:r w:rsidR="00860E7C">
                  <w:rPr>
                    <w:noProof/>
                    <w:webHidden/>
                  </w:rPr>
                  <w:fldChar w:fldCharType="end"/>
                </w:r>
              </w:hyperlink>
            </w:p>
            <w:p w14:paraId="711DF776" w14:textId="68795C57" w:rsidR="00860E7C" w:rsidRDefault="00411907">
              <w:pPr>
                <w:pStyle w:val="Verzeichnis2"/>
                <w:rPr>
                  <w:rFonts w:eastAsiaTheme="minorEastAsia" w:cstheme="minorBidi"/>
                  <w:bCs w:val="0"/>
                  <w:noProof/>
                  <w:szCs w:val="22"/>
                  <w:lang w:eastAsia="de-DE"/>
                </w:rPr>
              </w:pPr>
              <w:hyperlink w:anchor="_Toc492580157" w:history="1">
                <w:r w:rsidR="00860E7C" w:rsidRPr="00DD46B3">
                  <w:rPr>
                    <w:rStyle w:val="Hyperlink"/>
                    <w:noProof/>
                  </w:rPr>
                  <w:t>1.1</w:t>
                </w:r>
                <w:r w:rsidR="00860E7C">
                  <w:rPr>
                    <w:rFonts w:eastAsiaTheme="minorEastAsia" w:cstheme="minorBidi"/>
                    <w:bCs w:val="0"/>
                    <w:noProof/>
                    <w:szCs w:val="22"/>
                    <w:lang w:eastAsia="de-DE"/>
                  </w:rPr>
                  <w:tab/>
                </w:r>
                <w:r w:rsidR="00860E7C" w:rsidRPr="00DD46B3">
                  <w:rPr>
                    <w:rStyle w:val="Hyperlink"/>
                    <w:noProof/>
                  </w:rPr>
                  <w:t>Verteiler</w:t>
                </w:r>
                <w:r w:rsidR="00860E7C">
                  <w:rPr>
                    <w:noProof/>
                    <w:webHidden/>
                  </w:rPr>
                  <w:tab/>
                </w:r>
                <w:r w:rsidR="00860E7C">
                  <w:rPr>
                    <w:noProof/>
                    <w:webHidden/>
                  </w:rPr>
                  <w:fldChar w:fldCharType="begin"/>
                </w:r>
                <w:r w:rsidR="00860E7C">
                  <w:rPr>
                    <w:noProof/>
                    <w:webHidden/>
                  </w:rPr>
                  <w:instrText xml:space="preserve"> PAGEREF _Toc492580157 \h </w:instrText>
                </w:r>
                <w:r w:rsidR="00860E7C">
                  <w:rPr>
                    <w:noProof/>
                    <w:webHidden/>
                  </w:rPr>
                </w:r>
                <w:r w:rsidR="00860E7C">
                  <w:rPr>
                    <w:noProof/>
                    <w:webHidden/>
                  </w:rPr>
                  <w:fldChar w:fldCharType="separate"/>
                </w:r>
                <w:r w:rsidR="00860E7C">
                  <w:rPr>
                    <w:noProof/>
                    <w:webHidden/>
                  </w:rPr>
                  <w:t>2</w:t>
                </w:r>
                <w:r w:rsidR="00860E7C">
                  <w:rPr>
                    <w:noProof/>
                    <w:webHidden/>
                  </w:rPr>
                  <w:fldChar w:fldCharType="end"/>
                </w:r>
              </w:hyperlink>
            </w:p>
            <w:p w14:paraId="25AB619B" w14:textId="6DC67EEB" w:rsidR="00860E7C" w:rsidRDefault="00411907">
              <w:pPr>
                <w:pStyle w:val="Verzeichnis2"/>
                <w:rPr>
                  <w:rFonts w:eastAsiaTheme="minorEastAsia" w:cstheme="minorBidi"/>
                  <w:bCs w:val="0"/>
                  <w:noProof/>
                  <w:szCs w:val="22"/>
                  <w:lang w:eastAsia="de-DE"/>
                </w:rPr>
              </w:pPr>
              <w:hyperlink w:anchor="_Toc492580158" w:history="1">
                <w:r w:rsidR="00860E7C" w:rsidRPr="00DD46B3">
                  <w:rPr>
                    <w:rStyle w:val="Hyperlink"/>
                    <w:noProof/>
                  </w:rPr>
                  <w:t>1.2</w:t>
                </w:r>
                <w:r w:rsidR="00860E7C">
                  <w:rPr>
                    <w:rFonts w:eastAsiaTheme="minorEastAsia" w:cstheme="minorBidi"/>
                    <w:bCs w:val="0"/>
                    <w:noProof/>
                    <w:szCs w:val="22"/>
                    <w:lang w:eastAsia="de-DE"/>
                  </w:rPr>
                  <w:tab/>
                </w:r>
                <w:r w:rsidR="00860E7C" w:rsidRPr="00DD46B3">
                  <w:rPr>
                    <w:rStyle w:val="Hyperlink"/>
                    <w:noProof/>
                  </w:rPr>
                  <w:t>Versionshistorie</w:t>
                </w:r>
                <w:r w:rsidR="00860E7C">
                  <w:rPr>
                    <w:noProof/>
                    <w:webHidden/>
                  </w:rPr>
                  <w:tab/>
                </w:r>
                <w:r w:rsidR="00860E7C">
                  <w:rPr>
                    <w:noProof/>
                    <w:webHidden/>
                  </w:rPr>
                  <w:fldChar w:fldCharType="begin"/>
                </w:r>
                <w:r w:rsidR="00860E7C">
                  <w:rPr>
                    <w:noProof/>
                    <w:webHidden/>
                  </w:rPr>
                  <w:instrText xml:space="preserve"> PAGEREF _Toc492580158 \h </w:instrText>
                </w:r>
                <w:r w:rsidR="00860E7C">
                  <w:rPr>
                    <w:noProof/>
                    <w:webHidden/>
                  </w:rPr>
                </w:r>
                <w:r w:rsidR="00860E7C">
                  <w:rPr>
                    <w:noProof/>
                    <w:webHidden/>
                  </w:rPr>
                  <w:fldChar w:fldCharType="separate"/>
                </w:r>
                <w:r w:rsidR="00860E7C">
                  <w:rPr>
                    <w:noProof/>
                    <w:webHidden/>
                  </w:rPr>
                  <w:t>2</w:t>
                </w:r>
                <w:r w:rsidR="00860E7C">
                  <w:rPr>
                    <w:noProof/>
                    <w:webHidden/>
                  </w:rPr>
                  <w:fldChar w:fldCharType="end"/>
                </w:r>
              </w:hyperlink>
            </w:p>
            <w:p w14:paraId="3ACC4BE7" w14:textId="34B5A2FE" w:rsidR="00860E7C" w:rsidRDefault="00411907">
              <w:pPr>
                <w:pStyle w:val="Verzeichnis1"/>
                <w:rPr>
                  <w:rFonts w:eastAsiaTheme="minorEastAsia"/>
                  <w:b w:val="0"/>
                  <w:bCs w:val="0"/>
                  <w:noProof/>
                  <w:szCs w:val="22"/>
                  <w:lang w:eastAsia="de-DE"/>
                </w:rPr>
              </w:pPr>
              <w:hyperlink w:anchor="_Toc492580159" w:history="1">
                <w:r w:rsidR="00860E7C" w:rsidRPr="00DD46B3">
                  <w:rPr>
                    <w:rStyle w:val="Hyperlink"/>
                    <w:noProof/>
                  </w:rPr>
                  <w:t>2</w:t>
                </w:r>
                <w:r w:rsidR="00860E7C">
                  <w:rPr>
                    <w:rFonts w:eastAsiaTheme="minorEastAsia"/>
                    <w:b w:val="0"/>
                    <w:bCs w:val="0"/>
                    <w:noProof/>
                    <w:szCs w:val="22"/>
                    <w:lang w:eastAsia="de-DE"/>
                  </w:rPr>
                  <w:tab/>
                </w:r>
                <w:r w:rsidR="00860E7C" w:rsidRPr="00DD46B3">
                  <w:rPr>
                    <w:rStyle w:val="Hyperlink"/>
                    <w:noProof/>
                  </w:rPr>
                  <w:t>System-/Applikationsbeschreibung</w:t>
                </w:r>
                <w:r w:rsidR="00860E7C">
                  <w:rPr>
                    <w:noProof/>
                    <w:webHidden/>
                  </w:rPr>
                  <w:tab/>
                </w:r>
                <w:r w:rsidR="00860E7C">
                  <w:rPr>
                    <w:noProof/>
                    <w:webHidden/>
                  </w:rPr>
                  <w:fldChar w:fldCharType="begin"/>
                </w:r>
                <w:r w:rsidR="00860E7C">
                  <w:rPr>
                    <w:noProof/>
                    <w:webHidden/>
                  </w:rPr>
                  <w:instrText xml:space="preserve"> PAGEREF _Toc492580159 \h </w:instrText>
                </w:r>
                <w:r w:rsidR="00860E7C">
                  <w:rPr>
                    <w:noProof/>
                    <w:webHidden/>
                  </w:rPr>
                </w:r>
                <w:r w:rsidR="00860E7C">
                  <w:rPr>
                    <w:noProof/>
                    <w:webHidden/>
                  </w:rPr>
                  <w:fldChar w:fldCharType="separate"/>
                </w:r>
                <w:r w:rsidR="00860E7C">
                  <w:rPr>
                    <w:noProof/>
                    <w:webHidden/>
                  </w:rPr>
                  <w:t>3</w:t>
                </w:r>
                <w:r w:rsidR="00860E7C">
                  <w:rPr>
                    <w:noProof/>
                    <w:webHidden/>
                  </w:rPr>
                  <w:fldChar w:fldCharType="end"/>
                </w:r>
              </w:hyperlink>
            </w:p>
            <w:p w14:paraId="4A88B987" w14:textId="2713B729" w:rsidR="00860E7C" w:rsidRDefault="00411907">
              <w:pPr>
                <w:pStyle w:val="Verzeichnis2"/>
                <w:rPr>
                  <w:rFonts w:eastAsiaTheme="minorEastAsia" w:cstheme="minorBidi"/>
                  <w:bCs w:val="0"/>
                  <w:noProof/>
                  <w:szCs w:val="22"/>
                  <w:lang w:eastAsia="de-DE"/>
                </w:rPr>
              </w:pPr>
              <w:hyperlink w:anchor="_Toc492580160" w:history="1">
                <w:r w:rsidR="00860E7C" w:rsidRPr="00DD46B3">
                  <w:rPr>
                    <w:rStyle w:val="Hyperlink"/>
                    <w:noProof/>
                  </w:rPr>
                  <w:t>2.1</w:t>
                </w:r>
                <w:r w:rsidR="00860E7C">
                  <w:rPr>
                    <w:rFonts w:eastAsiaTheme="minorEastAsia" w:cstheme="minorBidi"/>
                    <w:bCs w:val="0"/>
                    <w:noProof/>
                    <w:szCs w:val="22"/>
                    <w:lang w:eastAsia="de-DE"/>
                  </w:rPr>
                  <w:tab/>
                </w:r>
                <w:r w:rsidR="00860E7C" w:rsidRPr="00DD46B3">
                  <w:rPr>
                    <w:rStyle w:val="Hyperlink"/>
                    <w:noProof/>
                  </w:rPr>
                  <w:t>Übersichtsplan (QRadar)</w:t>
                </w:r>
                <w:r w:rsidR="00860E7C">
                  <w:rPr>
                    <w:noProof/>
                    <w:webHidden/>
                  </w:rPr>
                  <w:tab/>
                </w:r>
                <w:r w:rsidR="00860E7C">
                  <w:rPr>
                    <w:noProof/>
                    <w:webHidden/>
                  </w:rPr>
                  <w:fldChar w:fldCharType="begin"/>
                </w:r>
                <w:r w:rsidR="00860E7C">
                  <w:rPr>
                    <w:noProof/>
                    <w:webHidden/>
                  </w:rPr>
                  <w:instrText xml:space="preserve"> PAGEREF _Toc492580160 \h </w:instrText>
                </w:r>
                <w:r w:rsidR="00860E7C">
                  <w:rPr>
                    <w:noProof/>
                    <w:webHidden/>
                  </w:rPr>
                </w:r>
                <w:r w:rsidR="00860E7C">
                  <w:rPr>
                    <w:noProof/>
                    <w:webHidden/>
                  </w:rPr>
                  <w:fldChar w:fldCharType="separate"/>
                </w:r>
                <w:r w:rsidR="00860E7C">
                  <w:rPr>
                    <w:noProof/>
                    <w:webHidden/>
                  </w:rPr>
                  <w:t>3</w:t>
                </w:r>
                <w:r w:rsidR="00860E7C">
                  <w:rPr>
                    <w:noProof/>
                    <w:webHidden/>
                  </w:rPr>
                  <w:fldChar w:fldCharType="end"/>
                </w:r>
              </w:hyperlink>
            </w:p>
            <w:p w14:paraId="7A425D5C" w14:textId="798B2714" w:rsidR="00860E7C" w:rsidRDefault="00411907">
              <w:pPr>
                <w:pStyle w:val="Verzeichnis2"/>
                <w:rPr>
                  <w:rFonts w:eastAsiaTheme="minorEastAsia" w:cstheme="minorBidi"/>
                  <w:bCs w:val="0"/>
                  <w:noProof/>
                  <w:szCs w:val="22"/>
                  <w:lang w:eastAsia="de-DE"/>
                </w:rPr>
              </w:pPr>
              <w:hyperlink w:anchor="_Toc492580161" w:history="1">
                <w:r w:rsidR="00860E7C" w:rsidRPr="00DD46B3">
                  <w:rPr>
                    <w:rStyle w:val="Hyperlink"/>
                    <w:noProof/>
                  </w:rPr>
                  <w:t>2.2</w:t>
                </w:r>
                <w:r w:rsidR="00860E7C">
                  <w:rPr>
                    <w:rFonts w:eastAsiaTheme="minorEastAsia" w:cstheme="minorBidi"/>
                    <w:bCs w:val="0"/>
                    <w:noProof/>
                    <w:szCs w:val="22"/>
                    <w:lang w:eastAsia="de-DE"/>
                  </w:rPr>
                  <w:tab/>
                </w:r>
                <w:r w:rsidR="00860E7C" w:rsidRPr="00DD46B3">
                  <w:rPr>
                    <w:rStyle w:val="Hyperlink"/>
                    <w:noProof/>
                  </w:rPr>
                  <w:t>Übersichtsplan der Hardware Komponenten</w:t>
                </w:r>
                <w:r w:rsidR="00860E7C">
                  <w:rPr>
                    <w:noProof/>
                    <w:webHidden/>
                  </w:rPr>
                  <w:tab/>
                </w:r>
                <w:r w:rsidR="00860E7C">
                  <w:rPr>
                    <w:noProof/>
                    <w:webHidden/>
                  </w:rPr>
                  <w:fldChar w:fldCharType="begin"/>
                </w:r>
                <w:r w:rsidR="00860E7C">
                  <w:rPr>
                    <w:noProof/>
                    <w:webHidden/>
                  </w:rPr>
                  <w:instrText xml:space="preserve"> PAGEREF _Toc492580161 \h </w:instrText>
                </w:r>
                <w:r w:rsidR="00860E7C">
                  <w:rPr>
                    <w:noProof/>
                    <w:webHidden/>
                  </w:rPr>
                </w:r>
                <w:r w:rsidR="00860E7C">
                  <w:rPr>
                    <w:noProof/>
                    <w:webHidden/>
                  </w:rPr>
                  <w:fldChar w:fldCharType="separate"/>
                </w:r>
                <w:r w:rsidR="00860E7C">
                  <w:rPr>
                    <w:noProof/>
                    <w:webHidden/>
                  </w:rPr>
                  <w:t>4</w:t>
                </w:r>
                <w:r w:rsidR="00860E7C">
                  <w:rPr>
                    <w:noProof/>
                    <w:webHidden/>
                  </w:rPr>
                  <w:fldChar w:fldCharType="end"/>
                </w:r>
              </w:hyperlink>
            </w:p>
            <w:p w14:paraId="5F049326" w14:textId="49237347" w:rsidR="00860E7C" w:rsidRDefault="00411907">
              <w:pPr>
                <w:pStyle w:val="Verzeichnis1"/>
                <w:rPr>
                  <w:rFonts w:eastAsiaTheme="minorEastAsia"/>
                  <w:b w:val="0"/>
                  <w:bCs w:val="0"/>
                  <w:noProof/>
                  <w:szCs w:val="22"/>
                  <w:lang w:eastAsia="de-DE"/>
                </w:rPr>
              </w:pPr>
              <w:hyperlink w:anchor="_Toc492580162" w:history="1">
                <w:r w:rsidR="00860E7C" w:rsidRPr="00DD46B3">
                  <w:rPr>
                    <w:rStyle w:val="Hyperlink"/>
                    <w:noProof/>
                  </w:rPr>
                  <w:t>3</w:t>
                </w:r>
                <w:r w:rsidR="00860E7C">
                  <w:rPr>
                    <w:rFonts w:eastAsiaTheme="minorEastAsia"/>
                    <w:b w:val="0"/>
                    <w:bCs w:val="0"/>
                    <w:noProof/>
                    <w:szCs w:val="22"/>
                    <w:lang w:eastAsia="de-DE"/>
                  </w:rPr>
                  <w:tab/>
                </w:r>
                <w:r w:rsidR="00860E7C" w:rsidRPr="00DD46B3">
                  <w:rPr>
                    <w:rStyle w:val="Hyperlink"/>
                    <w:noProof/>
                  </w:rPr>
                  <w:t>Installation und Konfiguration</w:t>
                </w:r>
                <w:r w:rsidR="00860E7C">
                  <w:rPr>
                    <w:noProof/>
                    <w:webHidden/>
                  </w:rPr>
                  <w:tab/>
                </w:r>
                <w:r w:rsidR="00860E7C">
                  <w:rPr>
                    <w:noProof/>
                    <w:webHidden/>
                  </w:rPr>
                  <w:fldChar w:fldCharType="begin"/>
                </w:r>
                <w:r w:rsidR="00860E7C">
                  <w:rPr>
                    <w:noProof/>
                    <w:webHidden/>
                  </w:rPr>
                  <w:instrText xml:space="preserve"> PAGEREF _Toc492580162 \h </w:instrText>
                </w:r>
                <w:r w:rsidR="00860E7C">
                  <w:rPr>
                    <w:noProof/>
                    <w:webHidden/>
                  </w:rPr>
                </w:r>
                <w:r w:rsidR="00860E7C">
                  <w:rPr>
                    <w:noProof/>
                    <w:webHidden/>
                  </w:rPr>
                  <w:fldChar w:fldCharType="separate"/>
                </w:r>
                <w:r w:rsidR="00860E7C">
                  <w:rPr>
                    <w:noProof/>
                    <w:webHidden/>
                  </w:rPr>
                  <w:t>6</w:t>
                </w:r>
                <w:r w:rsidR="00860E7C">
                  <w:rPr>
                    <w:noProof/>
                    <w:webHidden/>
                  </w:rPr>
                  <w:fldChar w:fldCharType="end"/>
                </w:r>
              </w:hyperlink>
            </w:p>
            <w:p w14:paraId="4D8DF50A" w14:textId="2EEDFEA9" w:rsidR="00860E7C" w:rsidRDefault="00411907">
              <w:pPr>
                <w:pStyle w:val="Verzeichnis2"/>
                <w:rPr>
                  <w:rFonts w:eastAsiaTheme="minorEastAsia" w:cstheme="minorBidi"/>
                  <w:bCs w:val="0"/>
                  <w:noProof/>
                  <w:szCs w:val="22"/>
                  <w:lang w:eastAsia="de-DE"/>
                </w:rPr>
              </w:pPr>
              <w:hyperlink w:anchor="_Toc492580163" w:history="1">
                <w:r w:rsidR="00860E7C" w:rsidRPr="00DD46B3">
                  <w:rPr>
                    <w:rStyle w:val="Hyperlink"/>
                    <w:noProof/>
                  </w:rPr>
                  <w:t>3.1</w:t>
                </w:r>
                <w:r w:rsidR="00860E7C">
                  <w:rPr>
                    <w:rFonts w:eastAsiaTheme="minorEastAsia" w:cstheme="minorBidi"/>
                    <w:bCs w:val="0"/>
                    <w:noProof/>
                    <w:szCs w:val="22"/>
                    <w:lang w:eastAsia="de-DE"/>
                  </w:rPr>
                  <w:tab/>
                </w:r>
                <w:r w:rsidR="00860E7C" w:rsidRPr="00DD46B3">
                  <w:rPr>
                    <w:rStyle w:val="Hyperlink"/>
                    <w:noProof/>
                  </w:rPr>
                  <w:t>Installation und Updates</w:t>
                </w:r>
                <w:r w:rsidR="00860E7C">
                  <w:rPr>
                    <w:noProof/>
                    <w:webHidden/>
                  </w:rPr>
                  <w:tab/>
                </w:r>
                <w:r w:rsidR="00860E7C">
                  <w:rPr>
                    <w:noProof/>
                    <w:webHidden/>
                  </w:rPr>
                  <w:fldChar w:fldCharType="begin"/>
                </w:r>
                <w:r w:rsidR="00860E7C">
                  <w:rPr>
                    <w:noProof/>
                    <w:webHidden/>
                  </w:rPr>
                  <w:instrText xml:space="preserve"> PAGEREF _Toc492580163 \h </w:instrText>
                </w:r>
                <w:r w:rsidR="00860E7C">
                  <w:rPr>
                    <w:noProof/>
                    <w:webHidden/>
                  </w:rPr>
                </w:r>
                <w:r w:rsidR="00860E7C">
                  <w:rPr>
                    <w:noProof/>
                    <w:webHidden/>
                  </w:rPr>
                  <w:fldChar w:fldCharType="separate"/>
                </w:r>
                <w:r w:rsidR="00860E7C">
                  <w:rPr>
                    <w:noProof/>
                    <w:webHidden/>
                  </w:rPr>
                  <w:t>6</w:t>
                </w:r>
                <w:r w:rsidR="00860E7C">
                  <w:rPr>
                    <w:noProof/>
                    <w:webHidden/>
                  </w:rPr>
                  <w:fldChar w:fldCharType="end"/>
                </w:r>
              </w:hyperlink>
            </w:p>
            <w:p w14:paraId="59FE7179" w14:textId="526C3DCD" w:rsidR="00860E7C" w:rsidRDefault="00411907">
              <w:pPr>
                <w:pStyle w:val="Verzeichnis2"/>
                <w:rPr>
                  <w:rFonts w:eastAsiaTheme="minorEastAsia" w:cstheme="minorBidi"/>
                  <w:bCs w:val="0"/>
                  <w:noProof/>
                  <w:szCs w:val="22"/>
                  <w:lang w:eastAsia="de-DE"/>
                </w:rPr>
              </w:pPr>
              <w:hyperlink w:anchor="_Toc492580164" w:history="1">
                <w:r w:rsidR="00860E7C" w:rsidRPr="00DD46B3">
                  <w:rPr>
                    <w:rStyle w:val="Hyperlink"/>
                    <w:noProof/>
                  </w:rPr>
                  <w:t>3.2</w:t>
                </w:r>
                <w:r w:rsidR="00860E7C">
                  <w:rPr>
                    <w:rFonts w:eastAsiaTheme="minorEastAsia" w:cstheme="minorBidi"/>
                    <w:bCs w:val="0"/>
                    <w:noProof/>
                    <w:szCs w:val="22"/>
                    <w:lang w:eastAsia="de-DE"/>
                  </w:rPr>
                  <w:tab/>
                </w:r>
                <w:r w:rsidR="00860E7C" w:rsidRPr="00DD46B3">
                  <w:rPr>
                    <w:rStyle w:val="Hyperlink"/>
                    <w:noProof/>
                  </w:rPr>
                  <w:t>Logquellen</w:t>
                </w:r>
                <w:r w:rsidR="00860E7C">
                  <w:rPr>
                    <w:noProof/>
                    <w:webHidden/>
                  </w:rPr>
                  <w:tab/>
                </w:r>
                <w:r w:rsidR="00860E7C">
                  <w:rPr>
                    <w:noProof/>
                    <w:webHidden/>
                  </w:rPr>
                  <w:fldChar w:fldCharType="begin"/>
                </w:r>
                <w:r w:rsidR="00860E7C">
                  <w:rPr>
                    <w:noProof/>
                    <w:webHidden/>
                  </w:rPr>
                  <w:instrText xml:space="preserve"> PAGEREF _Toc492580164 \h </w:instrText>
                </w:r>
                <w:r w:rsidR="00860E7C">
                  <w:rPr>
                    <w:noProof/>
                    <w:webHidden/>
                  </w:rPr>
                </w:r>
                <w:r w:rsidR="00860E7C">
                  <w:rPr>
                    <w:noProof/>
                    <w:webHidden/>
                  </w:rPr>
                  <w:fldChar w:fldCharType="separate"/>
                </w:r>
                <w:r w:rsidR="00860E7C">
                  <w:rPr>
                    <w:noProof/>
                    <w:webHidden/>
                  </w:rPr>
                  <w:t>7</w:t>
                </w:r>
                <w:r w:rsidR="00860E7C">
                  <w:rPr>
                    <w:noProof/>
                    <w:webHidden/>
                  </w:rPr>
                  <w:fldChar w:fldCharType="end"/>
                </w:r>
              </w:hyperlink>
            </w:p>
            <w:p w14:paraId="11541DEE" w14:textId="0AF3D833" w:rsidR="00860E7C" w:rsidRDefault="00411907">
              <w:pPr>
                <w:pStyle w:val="Verzeichnis1"/>
                <w:rPr>
                  <w:rFonts w:eastAsiaTheme="minorEastAsia"/>
                  <w:b w:val="0"/>
                  <w:bCs w:val="0"/>
                  <w:noProof/>
                  <w:szCs w:val="22"/>
                  <w:lang w:eastAsia="de-DE"/>
                </w:rPr>
              </w:pPr>
              <w:hyperlink w:anchor="_Toc492580165" w:history="1">
                <w:r w:rsidR="00860E7C" w:rsidRPr="00DD46B3">
                  <w:rPr>
                    <w:rStyle w:val="Hyperlink"/>
                    <w:noProof/>
                  </w:rPr>
                  <w:t>4</w:t>
                </w:r>
                <w:r w:rsidR="00860E7C">
                  <w:rPr>
                    <w:rFonts w:eastAsiaTheme="minorEastAsia"/>
                    <w:b w:val="0"/>
                    <w:bCs w:val="0"/>
                    <w:noProof/>
                    <w:szCs w:val="22"/>
                    <w:lang w:eastAsia="de-DE"/>
                  </w:rPr>
                  <w:tab/>
                </w:r>
                <w:r w:rsidR="00860E7C" w:rsidRPr="00DD46B3">
                  <w:rPr>
                    <w:rStyle w:val="Hyperlink"/>
                    <w:noProof/>
                  </w:rPr>
                  <w:t>Systemparameter</w:t>
                </w:r>
                <w:r w:rsidR="00860E7C">
                  <w:rPr>
                    <w:noProof/>
                    <w:webHidden/>
                  </w:rPr>
                  <w:tab/>
                </w:r>
                <w:r w:rsidR="00860E7C">
                  <w:rPr>
                    <w:noProof/>
                    <w:webHidden/>
                  </w:rPr>
                  <w:fldChar w:fldCharType="begin"/>
                </w:r>
                <w:r w:rsidR="00860E7C">
                  <w:rPr>
                    <w:noProof/>
                    <w:webHidden/>
                  </w:rPr>
                  <w:instrText xml:space="preserve"> PAGEREF _Toc492580165 \h </w:instrText>
                </w:r>
                <w:r w:rsidR="00860E7C">
                  <w:rPr>
                    <w:noProof/>
                    <w:webHidden/>
                  </w:rPr>
                </w:r>
                <w:r w:rsidR="00860E7C">
                  <w:rPr>
                    <w:noProof/>
                    <w:webHidden/>
                  </w:rPr>
                  <w:fldChar w:fldCharType="separate"/>
                </w:r>
                <w:r w:rsidR="00860E7C">
                  <w:rPr>
                    <w:noProof/>
                    <w:webHidden/>
                  </w:rPr>
                  <w:t>9</w:t>
                </w:r>
                <w:r w:rsidR="00860E7C">
                  <w:rPr>
                    <w:noProof/>
                    <w:webHidden/>
                  </w:rPr>
                  <w:fldChar w:fldCharType="end"/>
                </w:r>
              </w:hyperlink>
            </w:p>
            <w:p w14:paraId="630CE74F" w14:textId="02177690" w:rsidR="00860E7C" w:rsidRDefault="00411907">
              <w:pPr>
                <w:pStyle w:val="Verzeichnis1"/>
                <w:rPr>
                  <w:rFonts w:eastAsiaTheme="minorEastAsia"/>
                  <w:b w:val="0"/>
                  <w:bCs w:val="0"/>
                  <w:noProof/>
                  <w:szCs w:val="22"/>
                  <w:lang w:eastAsia="de-DE"/>
                </w:rPr>
              </w:pPr>
              <w:hyperlink w:anchor="_Toc492580166" w:history="1">
                <w:r w:rsidR="00860E7C" w:rsidRPr="00DD46B3">
                  <w:rPr>
                    <w:rStyle w:val="Hyperlink"/>
                    <w:noProof/>
                  </w:rPr>
                  <w:t>5</w:t>
                </w:r>
                <w:r w:rsidR="00860E7C">
                  <w:rPr>
                    <w:rFonts w:eastAsiaTheme="minorEastAsia"/>
                    <w:b w:val="0"/>
                    <w:bCs w:val="0"/>
                    <w:noProof/>
                    <w:szCs w:val="22"/>
                    <w:lang w:eastAsia="de-DE"/>
                  </w:rPr>
                  <w:tab/>
                </w:r>
                <w:r w:rsidR="00860E7C" w:rsidRPr="00DD46B3">
                  <w:rPr>
                    <w:rStyle w:val="Hyperlink"/>
                    <w:noProof/>
                  </w:rPr>
                  <w:t>System-/Applikationssicherheit</w:t>
                </w:r>
                <w:r w:rsidR="00860E7C">
                  <w:rPr>
                    <w:noProof/>
                    <w:webHidden/>
                  </w:rPr>
                  <w:tab/>
                </w:r>
                <w:r w:rsidR="00860E7C">
                  <w:rPr>
                    <w:noProof/>
                    <w:webHidden/>
                  </w:rPr>
                  <w:fldChar w:fldCharType="begin"/>
                </w:r>
                <w:r w:rsidR="00860E7C">
                  <w:rPr>
                    <w:noProof/>
                    <w:webHidden/>
                  </w:rPr>
                  <w:instrText xml:space="preserve"> PAGEREF _Toc492580166 \h </w:instrText>
                </w:r>
                <w:r w:rsidR="00860E7C">
                  <w:rPr>
                    <w:noProof/>
                    <w:webHidden/>
                  </w:rPr>
                </w:r>
                <w:r w:rsidR="00860E7C">
                  <w:rPr>
                    <w:noProof/>
                    <w:webHidden/>
                  </w:rPr>
                  <w:fldChar w:fldCharType="separate"/>
                </w:r>
                <w:r w:rsidR="00860E7C">
                  <w:rPr>
                    <w:noProof/>
                    <w:webHidden/>
                  </w:rPr>
                  <w:t>10</w:t>
                </w:r>
                <w:r w:rsidR="00860E7C">
                  <w:rPr>
                    <w:noProof/>
                    <w:webHidden/>
                  </w:rPr>
                  <w:fldChar w:fldCharType="end"/>
                </w:r>
              </w:hyperlink>
            </w:p>
            <w:p w14:paraId="0112B638" w14:textId="14D62DBB" w:rsidR="00860E7C" w:rsidRDefault="00411907">
              <w:pPr>
                <w:pStyle w:val="Verzeichnis2"/>
                <w:rPr>
                  <w:rFonts w:eastAsiaTheme="minorEastAsia" w:cstheme="minorBidi"/>
                  <w:bCs w:val="0"/>
                  <w:noProof/>
                  <w:szCs w:val="22"/>
                  <w:lang w:eastAsia="de-DE"/>
                </w:rPr>
              </w:pPr>
              <w:hyperlink w:anchor="_Toc492580167" w:history="1">
                <w:r w:rsidR="00860E7C" w:rsidRPr="00DD46B3">
                  <w:rPr>
                    <w:rStyle w:val="Hyperlink"/>
                    <w:noProof/>
                  </w:rPr>
                  <w:t>5.1</w:t>
                </w:r>
                <w:r w:rsidR="00860E7C">
                  <w:rPr>
                    <w:rFonts w:eastAsiaTheme="minorEastAsia" w:cstheme="minorBidi"/>
                    <w:bCs w:val="0"/>
                    <w:noProof/>
                    <w:szCs w:val="22"/>
                    <w:lang w:eastAsia="de-DE"/>
                  </w:rPr>
                  <w:tab/>
                </w:r>
                <w:r w:rsidR="00860E7C" w:rsidRPr="00DD46B3">
                  <w:rPr>
                    <w:rStyle w:val="Hyperlink"/>
                    <w:noProof/>
                  </w:rPr>
                  <w:t>Autorisierung</w:t>
                </w:r>
                <w:r w:rsidR="00860E7C">
                  <w:rPr>
                    <w:noProof/>
                    <w:webHidden/>
                  </w:rPr>
                  <w:tab/>
                </w:r>
                <w:r w:rsidR="00860E7C">
                  <w:rPr>
                    <w:noProof/>
                    <w:webHidden/>
                  </w:rPr>
                  <w:fldChar w:fldCharType="begin"/>
                </w:r>
                <w:r w:rsidR="00860E7C">
                  <w:rPr>
                    <w:noProof/>
                    <w:webHidden/>
                  </w:rPr>
                  <w:instrText xml:space="preserve"> PAGEREF _Toc492580167 \h </w:instrText>
                </w:r>
                <w:r w:rsidR="00860E7C">
                  <w:rPr>
                    <w:noProof/>
                    <w:webHidden/>
                  </w:rPr>
                </w:r>
                <w:r w:rsidR="00860E7C">
                  <w:rPr>
                    <w:noProof/>
                    <w:webHidden/>
                  </w:rPr>
                  <w:fldChar w:fldCharType="separate"/>
                </w:r>
                <w:r w:rsidR="00860E7C">
                  <w:rPr>
                    <w:noProof/>
                    <w:webHidden/>
                  </w:rPr>
                  <w:t>10</w:t>
                </w:r>
                <w:r w:rsidR="00860E7C">
                  <w:rPr>
                    <w:noProof/>
                    <w:webHidden/>
                  </w:rPr>
                  <w:fldChar w:fldCharType="end"/>
                </w:r>
              </w:hyperlink>
            </w:p>
            <w:p w14:paraId="45E520C4" w14:textId="63DEA6DB" w:rsidR="00860E7C" w:rsidRDefault="00411907">
              <w:pPr>
                <w:pStyle w:val="Verzeichnis2"/>
                <w:rPr>
                  <w:rFonts w:eastAsiaTheme="minorEastAsia" w:cstheme="minorBidi"/>
                  <w:bCs w:val="0"/>
                  <w:noProof/>
                  <w:szCs w:val="22"/>
                  <w:lang w:eastAsia="de-DE"/>
                </w:rPr>
              </w:pPr>
              <w:hyperlink w:anchor="_Toc492580168" w:history="1">
                <w:r w:rsidR="00860E7C" w:rsidRPr="00DD46B3">
                  <w:rPr>
                    <w:rStyle w:val="Hyperlink"/>
                    <w:noProof/>
                  </w:rPr>
                  <w:t>5.2</w:t>
                </w:r>
                <w:r w:rsidR="00860E7C">
                  <w:rPr>
                    <w:rFonts w:eastAsiaTheme="minorEastAsia" w:cstheme="minorBidi"/>
                    <w:bCs w:val="0"/>
                    <w:noProof/>
                    <w:szCs w:val="22"/>
                    <w:lang w:eastAsia="de-DE"/>
                  </w:rPr>
                  <w:tab/>
                </w:r>
                <w:r w:rsidR="00860E7C" w:rsidRPr="00DD46B3">
                  <w:rPr>
                    <w:rStyle w:val="Hyperlink"/>
                    <w:noProof/>
                  </w:rPr>
                  <w:t>Funktionsbenutzer</w:t>
                </w:r>
                <w:r w:rsidR="00860E7C">
                  <w:rPr>
                    <w:noProof/>
                    <w:webHidden/>
                  </w:rPr>
                  <w:tab/>
                </w:r>
                <w:r w:rsidR="00860E7C">
                  <w:rPr>
                    <w:noProof/>
                    <w:webHidden/>
                  </w:rPr>
                  <w:fldChar w:fldCharType="begin"/>
                </w:r>
                <w:r w:rsidR="00860E7C">
                  <w:rPr>
                    <w:noProof/>
                    <w:webHidden/>
                  </w:rPr>
                  <w:instrText xml:space="preserve"> PAGEREF _Toc492580168 \h </w:instrText>
                </w:r>
                <w:r w:rsidR="00860E7C">
                  <w:rPr>
                    <w:noProof/>
                    <w:webHidden/>
                  </w:rPr>
                </w:r>
                <w:r w:rsidR="00860E7C">
                  <w:rPr>
                    <w:noProof/>
                    <w:webHidden/>
                  </w:rPr>
                  <w:fldChar w:fldCharType="separate"/>
                </w:r>
                <w:r w:rsidR="00860E7C">
                  <w:rPr>
                    <w:noProof/>
                    <w:webHidden/>
                  </w:rPr>
                  <w:t>10</w:t>
                </w:r>
                <w:r w:rsidR="00860E7C">
                  <w:rPr>
                    <w:noProof/>
                    <w:webHidden/>
                  </w:rPr>
                  <w:fldChar w:fldCharType="end"/>
                </w:r>
              </w:hyperlink>
            </w:p>
            <w:p w14:paraId="0226CF4F" w14:textId="527B4B69" w:rsidR="00860E7C" w:rsidRDefault="00411907">
              <w:pPr>
                <w:pStyle w:val="Verzeichnis2"/>
                <w:rPr>
                  <w:rFonts w:eastAsiaTheme="minorEastAsia" w:cstheme="minorBidi"/>
                  <w:bCs w:val="0"/>
                  <w:noProof/>
                  <w:szCs w:val="22"/>
                  <w:lang w:eastAsia="de-DE"/>
                </w:rPr>
              </w:pPr>
              <w:hyperlink w:anchor="_Toc492580169" w:history="1">
                <w:r w:rsidR="00860E7C" w:rsidRPr="00DD46B3">
                  <w:rPr>
                    <w:rStyle w:val="Hyperlink"/>
                    <w:noProof/>
                  </w:rPr>
                  <w:t>5.3</w:t>
                </w:r>
                <w:r w:rsidR="00860E7C">
                  <w:rPr>
                    <w:rFonts w:eastAsiaTheme="minorEastAsia" w:cstheme="minorBidi"/>
                    <w:bCs w:val="0"/>
                    <w:noProof/>
                    <w:szCs w:val="22"/>
                    <w:lang w:eastAsia="de-DE"/>
                  </w:rPr>
                  <w:tab/>
                </w:r>
                <w:r w:rsidR="00860E7C" w:rsidRPr="00DD46B3">
                  <w:rPr>
                    <w:rStyle w:val="Hyperlink"/>
                    <w:noProof/>
                  </w:rPr>
                  <w:t>Benutzer- und Berechtigungsverwaltung</w:t>
                </w:r>
                <w:r w:rsidR="00860E7C">
                  <w:rPr>
                    <w:noProof/>
                    <w:webHidden/>
                  </w:rPr>
                  <w:tab/>
                </w:r>
                <w:r w:rsidR="00860E7C">
                  <w:rPr>
                    <w:noProof/>
                    <w:webHidden/>
                  </w:rPr>
                  <w:fldChar w:fldCharType="begin"/>
                </w:r>
                <w:r w:rsidR="00860E7C">
                  <w:rPr>
                    <w:noProof/>
                    <w:webHidden/>
                  </w:rPr>
                  <w:instrText xml:space="preserve"> PAGEREF _Toc492580169 \h </w:instrText>
                </w:r>
                <w:r w:rsidR="00860E7C">
                  <w:rPr>
                    <w:noProof/>
                    <w:webHidden/>
                  </w:rPr>
                </w:r>
                <w:r w:rsidR="00860E7C">
                  <w:rPr>
                    <w:noProof/>
                    <w:webHidden/>
                  </w:rPr>
                  <w:fldChar w:fldCharType="separate"/>
                </w:r>
                <w:r w:rsidR="00860E7C">
                  <w:rPr>
                    <w:noProof/>
                    <w:webHidden/>
                  </w:rPr>
                  <w:t>10</w:t>
                </w:r>
                <w:r w:rsidR="00860E7C">
                  <w:rPr>
                    <w:noProof/>
                    <w:webHidden/>
                  </w:rPr>
                  <w:fldChar w:fldCharType="end"/>
                </w:r>
              </w:hyperlink>
            </w:p>
            <w:p w14:paraId="25EBA8F2" w14:textId="4ECA9D36" w:rsidR="00860E7C" w:rsidRDefault="00411907">
              <w:pPr>
                <w:pStyle w:val="Verzeichnis2"/>
                <w:rPr>
                  <w:rFonts w:eastAsiaTheme="minorEastAsia" w:cstheme="minorBidi"/>
                  <w:bCs w:val="0"/>
                  <w:noProof/>
                  <w:szCs w:val="22"/>
                  <w:lang w:eastAsia="de-DE"/>
                </w:rPr>
              </w:pPr>
              <w:hyperlink w:anchor="_Toc492580170" w:history="1">
                <w:r w:rsidR="00860E7C" w:rsidRPr="00DD46B3">
                  <w:rPr>
                    <w:rStyle w:val="Hyperlink"/>
                    <w:noProof/>
                  </w:rPr>
                  <w:t>5.4</w:t>
                </w:r>
                <w:r w:rsidR="00860E7C">
                  <w:rPr>
                    <w:rFonts w:eastAsiaTheme="minorEastAsia" w:cstheme="minorBidi"/>
                    <w:bCs w:val="0"/>
                    <w:noProof/>
                    <w:szCs w:val="22"/>
                    <w:lang w:eastAsia="de-DE"/>
                  </w:rPr>
                  <w:tab/>
                </w:r>
                <w:r w:rsidR="00860E7C" w:rsidRPr="00DD46B3">
                  <w:rPr>
                    <w:rStyle w:val="Hyperlink"/>
                    <w:noProof/>
                  </w:rPr>
                  <w:t>Rollen und Verantwortungsbereiche</w:t>
                </w:r>
                <w:r w:rsidR="00860E7C">
                  <w:rPr>
                    <w:noProof/>
                    <w:webHidden/>
                  </w:rPr>
                  <w:tab/>
                </w:r>
                <w:r w:rsidR="00860E7C">
                  <w:rPr>
                    <w:noProof/>
                    <w:webHidden/>
                  </w:rPr>
                  <w:fldChar w:fldCharType="begin"/>
                </w:r>
                <w:r w:rsidR="00860E7C">
                  <w:rPr>
                    <w:noProof/>
                    <w:webHidden/>
                  </w:rPr>
                  <w:instrText xml:space="preserve"> PAGEREF _Toc492580170 \h </w:instrText>
                </w:r>
                <w:r w:rsidR="00860E7C">
                  <w:rPr>
                    <w:noProof/>
                    <w:webHidden/>
                  </w:rPr>
                </w:r>
                <w:r w:rsidR="00860E7C">
                  <w:rPr>
                    <w:noProof/>
                    <w:webHidden/>
                  </w:rPr>
                  <w:fldChar w:fldCharType="separate"/>
                </w:r>
                <w:r w:rsidR="00860E7C">
                  <w:rPr>
                    <w:noProof/>
                    <w:webHidden/>
                  </w:rPr>
                  <w:t>10</w:t>
                </w:r>
                <w:r w:rsidR="00860E7C">
                  <w:rPr>
                    <w:noProof/>
                    <w:webHidden/>
                  </w:rPr>
                  <w:fldChar w:fldCharType="end"/>
                </w:r>
              </w:hyperlink>
            </w:p>
            <w:p w14:paraId="5CBD1BF0" w14:textId="01B2E333" w:rsidR="00860E7C" w:rsidRDefault="00411907">
              <w:pPr>
                <w:pStyle w:val="Verzeichnis2"/>
                <w:rPr>
                  <w:rFonts w:eastAsiaTheme="minorEastAsia" w:cstheme="minorBidi"/>
                  <w:bCs w:val="0"/>
                  <w:noProof/>
                  <w:szCs w:val="22"/>
                  <w:lang w:eastAsia="de-DE"/>
                </w:rPr>
              </w:pPr>
              <w:hyperlink w:anchor="_Toc492580171" w:history="1">
                <w:r w:rsidR="00860E7C" w:rsidRPr="00DD46B3">
                  <w:rPr>
                    <w:rStyle w:val="Hyperlink"/>
                    <w:noProof/>
                  </w:rPr>
                  <w:t>5.5</w:t>
                </w:r>
                <w:r w:rsidR="00860E7C">
                  <w:rPr>
                    <w:rFonts w:eastAsiaTheme="minorEastAsia" w:cstheme="minorBidi"/>
                    <w:bCs w:val="0"/>
                    <w:noProof/>
                    <w:szCs w:val="22"/>
                    <w:lang w:eastAsia="de-DE"/>
                  </w:rPr>
                  <w:tab/>
                </w:r>
                <w:r w:rsidR="00860E7C" w:rsidRPr="00DD46B3">
                  <w:rPr>
                    <w:rStyle w:val="Hyperlink"/>
                    <w:noProof/>
                  </w:rPr>
                  <w:t>Monitoring und Alarmierung</w:t>
                </w:r>
                <w:r w:rsidR="00860E7C">
                  <w:rPr>
                    <w:noProof/>
                    <w:webHidden/>
                  </w:rPr>
                  <w:tab/>
                </w:r>
                <w:r w:rsidR="00860E7C">
                  <w:rPr>
                    <w:noProof/>
                    <w:webHidden/>
                  </w:rPr>
                  <w:fldChar w:fldCharType="begin"/>
                </w:r>
                <w:r w:rsidR="00860E7C">
                  <w:rPr>
                    <w:noProof/>
                    <w:webHidden/>
                  </w:rPr>
                  <w:instrText xml:space="preserve"> PAGEREF _Toc492580171 \h </w:instrText>
                </w:r>
                <w:r w:rsidR="00860E7C">
                  <w:rPr>
                    <w:noProof/>
                    <w:webHidden/>
                  </w:rPr>
                </w:r>
                <w:r w:rsidR="00860E7C">
                  <w:rPr>
                    <w:noProof/>
                    <w:webHidden/>
                  </w:rPr>
                  <w:fldChar w:fldCharType="separate"/>
                </w:r>
                <w:r w:rsidR="00860E7C">
                  <w:rPr>
                    <w:noProof/>
                    <w:webHidden/>
                  </w:rPr>
                  <w:t>11</w:t>
                </w:r>
                <w:r w:rsidR="00860E7C">
                  <w:rPr>
                    <w:noProof/>
                    <w:webHidden/>
                  </w:rPr>
                  <w:fldChar w:fldCharType="end"/>
                </w:r>
              </w:hyperlink>
            </w:p>
            <w:p w14:paraId="5DE5B6BA" w14:textId="236EBA2D" w:rsidR="00860E7C" w:rsidRDefault="00411907">
              <w:pPr>
                <w:pStyle w:val="Verzeichnis2"/>
                <w:rPr>
                  <w:rFonts w:eastAsiaTheme="minorEastAsia" w:cstheme="minorBidi"/>
                  <w:bCs w:val="0"/>
                  <w:noProof/>
                  <w:szCs w:val="22"/>
                  <w:lang w:eastAsia="de-DE"/>
                </w:rPr>
              </w:pPr>
              <w:hyperlink w:anchor="_Toc492580172" w:history="1">
                <w:r w:rsidR="00860E7C" w:rsidRPr="00DD46B3">
                  <w:rPr>
                    <w:rStyle w:val="Hyperlink"/>
                    <w:noProof/>
                  </w:rPr>
                  <w:t>5.6</w:t>
                </w:r>
                <w:r w:rsidR="00860E7C">
                  <w:rPr>
                    <w:rFonts w:eastAsiaTheme="minorEastAsia" w:cstheme="minorBidi"/>
                    <w:bCs w:val="0"/>
                    <w:noProof/>
                    <w:szCs w:val="22"/>
                    <w:lang w:eastAsia="de-DE"/>
                  </w:rPr>
                  <w:tab/>
                </w:r>
                <w:r w:rsidR="00860E7C" w:rsidRPr="00DD46B3">
                  <w:rPr>
                    <w:rStyle w:val="Hyperlink"/>
                    <w:noProof/>
                  </w:rPr>
                  <w:t>Maßnahmen zur Lokalisierung von Fehlern</w:t>
                </w:r>
                <w:r w:rsidR="00860E7C">
                  <w:rPr>
                    <w:noProof/>
                    <w:webHidden/>
                  </w:rPr>
                  <w:tab/>
                </w:r>
                <w:r w:rsidR="00860E7C">
                  <w:rPr>
                    <w:noProof/>
                    <w:webHidden/>
                  </w:rPr>
                  <w:fldChar w:fldCharType="begin"/>
                </w:r>
                <w:r w:rsidR="00860E7C">
                  <w:rPr>
                    <w:noProof/>
                    <w:webHidden/>
                  </w:rPr>
                  <w:instrText xml:space="preserve"> PAGEREF _Toc492580172 \h </w:instrText>
                </w:r>
                <w:r w:rsidR="00860E7C">
                  <w:rPr>
                    <w:noProof/>
                    <w:webHidden/>
                  </w:rPr>
                </w:r>
                <w:r w:rsidR="00860E7C">
                  <w:rPr>
                    <w:noProof/>
                    <w:webHidden/>
                  </w:rPr>
                  <w:fldChar w:fldCharType="separate"/>
                </w:r>
                <w:r w:rsidR="00860E7C">
                  <w:rPr>
                    <w:noProof/>
                    <w:webHidden/>
                  </w:rPr>
                  <w:t>13</w:t>
                </w:r>
                <w:r w:rsidR="00860E7C">
                  <w:rPr>
                    <w:noProof/>
                    <w:webHidden/>
                  </w:rPr>
                  <w:fldChar w:fldCharType="end"/>
                </w:r>
              </w:hyperlink>
            </w:p>
            <w:p w14:paraId="509FF707" w14:textId="49345771" w:rsidR="00860E7C" w:rsidRDefault="00411907">
              <w:pPr>
                <w:pStyle w:val="Verzeichnis1"/>
                <w:rPr>
                  <w:rFonts w:eastAsiaTheme="minorEastAsia"/>
                  <w:b w:val="0"/>
                  <w:bCs w:val="0"/>
                  <w:noProof/>
                  <w:szCs w:val="22"/>
                  <w:lang w:eastAsia="de-DE"/>
                </w:rPr>
              </w:pPr>
              <w:hyperlink w:anchor="_Toc492580173" w:history="1">
                <w:r w:rsidR="00860E7C" w:rsidRPr="00DD46B3">
                  <w:rPr>
                    <w:rStyle w:val="Hyperlink"/>
                    <w:noProof/>
                  </w:rPr>
                  <w:t>6</w:t>
                </w:r>
                <w:r w:rsidR="00860E7C">
                  <w:rPr>
                    <w:rFonts w:eastAsiaTheme="minorEastAsia"/>
                    <w:b w:val="0"/>
                    <w:bCs w:val="0"/>
                    <w:noProof/>
                    <w:szCs w:val="22"/>
                    <w:lang w:eastAsia="de-DE"/>
                  </w:rPr>
                  <w:tab/>
                </w:r>
                <w:r w:rsidR="00860E7C" w:rsidRPr="00DD46B3">
                  <w:rPr>
                    <w:rStyle w:val="Hyperlink"/>
                    <w:noProof/>
                  </w:rPr>
                  <w:t>Use Cases und Regeln</w:t>
                </w:r>
                <w:r w:rsidR="00860E7C">
                  <w:rPr>
                    <w:noProof/>
                    <w:webHidden/>
                  </w:rPr>
                  <w:tab/>
                </w:r>
                <w:r w:rsidR="00860E7C">
                  <w:rPr>
                    <w:noProof/>
                    <w:webHidden/>
                  </w:rPr>
                  <w:fldChar w:fldCharType="begin"/>
                </w:r>
                <w:r w:rsidR="00860E7C">
                  <w:rPr>
                    <w:noProof/>
                    <w:webHidden/>
                  </w:rPr>
                  <w:instrText xml:space="preserve"> PAGEREF _Toc492580173 \h </w:instrText>
                </w:r>
                <w:r w:rsidR="00860E7C">
                  <w:rPr>
                    <w:noProof/>
                    <w:webHidden/>
                  </w:rPr>
                </w:r>
                <w:r w:rsidR="00860E7C">
                  <w:rPr>
                    <w:noProof/>
                    <w:webHidden/>
                  </w:rPr>
                  <w:fldChar w:fldCharType="separate"/>
                </w:r>
                <w:r w:rsidR="00860E7C">
                  <w:rPr>
                    <w:noProof/>
                    <w:webHidden/>
                  </w:rPr>
                  <w:t>14</w:t>
                </w:r>
                <w:r w:rsidR="00860E7C">
                  <w:rPr>
                    <w:noProof/>
                    <w:webHidden/>
                  </w:rPr>
                  <w:fldChar w:fldCharType="end"/>
                </w:r>
              </w:hyperlink>
            </w:p>
            <w:p w14:paraId="23D4B23E" w14:textId="3F59F193" w:rsidR="00860E7C" w:rsidRDefault="00411907">
              <w:pPr>
                <w:pStyle w:val="Verzeichnis1"/>
                <w:rPr>
                  <w:rFonts w:eastAsiaTheme="minorEastAsia"/>
                  <w:b w:val="0"/>
                  <w:bCs w:val="0"/>
                  <w:noProof/>
                  <w:szCs w:val="22"/>
                  <w:lang w:eastAsia="de-DE"/>
                </w:rPr>
              </w:pPr>
              <w:hyperlink w:anchor="_Toc492580174" w:history="1">
                <w:r w:rsidR="00860E7C" w:rsidRPr="00DD46B3">
                  <w:rPr>
                    <w:rStyle w:val="Hyperlink"/>
                    <w:noProof/>
                  </w:rPr>
                  <w:t>7</w:t>
                </w:r>
                <w:r w:rsidR="00860E7C">
                  <w:rPr>
                    <w:rFonts w:eastAsiaTheme="minorEastAsia"/>
                    <w:b w:val="0"/>
                    <w:bCs w:val="0"/>
                    <w:noProof/>
                    <w:szCs w:val="22"/>
                    <w:lang w:eastAsia="de-DE"/>
                  </w:rPr>
                  <w:tab/>
                </w:r>
                <w:r w:rsidR="00860E7C" w:rsidRPr="00DD46B3">
                  <w:rPr>
                    <w:rStyle w:val="Hyperlink"/>
                    <w:noProof/>
                  </w:rPr>
                  <w:t>Wartungsmaßnahmen</w:t>
                </w:r>
                <w:r w:rsidR="00860E7C">
                  <w:rPr>
                    <w:noProof/>
                    <w:webHidden/>
                  </w:rPr>
                  <w:tab/>
                </w:r>
                <w:r w:rsidR="00860E7C">
                  <w:rPr>
                    <w:noProof/>
                    <w:webHidden/>
                  </w:rPr>
                  <w:fldChar w:fldCharType="begin"/>
                </w:r>
                <w:r w:rsidR="00860E7C">
                  <w:rPr>
                    <w:noProof/>
                    <w:webHidden/>
                  </w:rPr>
                  <w:instrText xml:space="preserve"> PAGEREF _Toc492580174 \h </w:instrText>
                </w:r>
                <w:r w:rsidR="00860E7C">
                  <w:rPr>
                    <w:noProof/>
                    <w:webHidden/>
                  </w:rPr>
                </w:r>
                <w:r w:rsidR="00860E7C">
                  <w:rPr>
                    <w:noProof/>
                    <w:webHidden/>
                  </w:rPr>
                  <w:fldChar w:fldCharType="separate"/>
                </w:r>
                <w:r w:rsidR="00860E7C">
                  <w:rPr>
                    <w:noProof/>
                    <w:webHidden/>
                  </w:rPr>
                  <w:t>15</w:t>
                </w:r>
                <w:r w:rsidR="00860E7C">
                  <w:rPr>
                    <w:noProof/>
                    <w:webHidden/>
                  </w:rPr>
                  <w:fldChar w:fldCharType="end"/>
                </w:r>
              </w:hyperlink>
            </w:p>
            <w:p w14:paraId="31C6C12D" w14:textId="02E695C9" w:rsidR="00860E7C" w:rsidRDefault="00411907">
              <w:pPr>
                <w:pStyle w:val="Verzeichnis1"/>
                <w:rPr>
                  <w:rFonts w:eastAsiaTheme="minorEastAsia"/>
                  <w:b w:val="0"/>
                  <w:bCs w:val="0"/>
                  <w:noProof/>
                  <w:szCs w:val="22"/>
                  <w:lang w:eastAsia="de-DE"/>
                </w:rPr>
              </w:pPr>
              <w:hyperlink w:anchor="_Toc492580175" w:history="1">
                <w:r w:rsidR="00860E7C" w:rsidRPr="00DD46B3">
                  <w:rPr>
                    <w:rStyle w:val="Hyperlink"/>
                    <w:noProof/>
                  </w:rPr>
                  <w:t>8</w:t>
                </w:r>
                <w:r w:rsidR="00860E7C">
                  <w:rPr>
                    <w:rFonts w:eastAsiaTheme="minorEastAsia"/>
                    <w:b w:val="0"/>
                    <w:bCs w:val="0"/>
                    <w:noProof/>
                    <w:szCs w:val="22"/>
                    <w:lang w:eastAsia="de-DE"/>
                  </w:rPr>
                  <w:tab/>
                </w:r>
                <w:r w:rsidR="00860E7C" w:rsidRPr="00DD46B3">
                  <w:rPr>
                    <w:rStyle w:val="Hyperlink"/>
                    <w:noProof/>
                  </w:rPr>
                  <w:t>Glossar</w:t>
                </w:r>
                <w:r w:rsidR="00860E7C">
                  <w:rPr>
                    <w:noProof/>
                    <w:webHidden/>
                  </w:rPr>
                  <w:tab/>
                </w:r>
                <w:r w:rsidR="00860E7C">
                  <w:rPr>
                    <w:noProof/>
                    <w:webHidden/>
                  </w:rPr>
                  <w:fldChar w:fldCharType="begin"/>
                </w:r>
                <w:r w:rsidR="00860E7C">
                  <w:rPr>
                    <w:noProof/>
                    <w:webHidden/>
                  </w:rPr>
                  <w:instrText xml:space="preserve"> PAGEREF _Toc492580175 \h </w:instrText>
                </w:r>
                <w:r w:rsidR="00860E7C">
                  <w:rPr>
                    <w:noProof/>
                    <w:webHidden/>
                  </w:rPr>
                </w:r>
                <w:r w:rsidR="00860E7C">
                  <w:rPr>
                    <w:noProof/>
                    <w:webHidden/>
                  </w:rPr>
                  <w:fldChar w:fldCharType="separate"/>
                </w:r>
                <w:r w:rsidR="00860E7C">
                  <w:rPr>
                    <w:noProof/>
                    <w:webHidden/>
                  </w:rPr>
                  <w:t>16</w:t>
                </w:r>
                <w:r w:rsidR="00860E7C">
                  <w:rPr>
                    <w:noProof/>
                    <w:webHidden/>
                  </w:rPr>
                  <w:fldChar w:fldCharType="end"/>
                </w:r>
              </w:hyperlink>
            </w:p>
            <w:p w14:paraId="30EDAE38" w14:textId="6739A33A" w:rsidR="00860E7C" w:rsidRDefault="00411907">
              <w:pPr>
                <w:pStyle w:val="Verzeichnis1"/>
                <w:rPr>
                  <w:rFonts w:eastAsiaTheme="minorEastAsia"/>
                  <w:b w:val="0"/>
                  <w:bCs w:val="0"/>
                  <w:noProof/>
                  <w:szCs w:val="22"/>
                  <w:lang w:eastAsia="de-DE"/>
                </w:rPr>
              </w:pPr>
              <w:hyperlink w:anchor="_Toc492580176" w:history="1">
                <w:r w:rsidR="00860E7C" w:rsidRPr="00DD46B3">
                  <w:rPr>
                    <w:rStyle w:val="Hyperlink"/>
                    <w:noProof/>
                  </w:rPr>
                  <w:t>9</w:t>
                </w:r>
                <w:r w:rsidR="00860E7C">
                  <w:rPr>
                    <w:rFonts w:eastAsiaTheme="minorEastAsia"/>
                    <w:b w:val="0"/>
                    <w:bCs w:val="0"/>
                    <w:noProof/>
                    <w:szCs w:val="22"/>
                    <w:lang w:eastAsia="de-DE"/>
                  </w:rPr>
                  <w:tab/>
                </w:r>
                <w:r w:rsidR="00860E7C" w:rsidRPr="00DD46B3">
                  <w:rPr>
                    <w:rStyle w:val="Hyperlink"/>
                    <w:noProof/>
                  </w:rPr>
                  <w:t>Anleitung</w:t>
                </w:r>
                <w:r w:rsidR="00860E7C">
                  <w:rPr>
                    <w:noProof/>
                    <w:webHidden/>
                  </w:rPr>
                  <w:tab/>
                </w:r>
                <w:r w:rsidR="00860E7C">
                  <w:rPr>
                    <w:noProof/>
                    <w:webHidden/>
                  </w:rPr>
                  <w:fldChar w:fldCharType="begin"/>
                </w:r>
                <w:r w:rsidR="00860E7C">
                  <w:rPr>
                    <w:noProof/>
                    <w:webHidden/>
                  </w:rPr>
                  <w:instrText xml:space="preserve"> PAGEREF _Toc492580176 \h </w:instrText>
                </w:r>
                <w:r w:rsidR="00860E7C">
                  <w:rPr>
                    <w:noProof/>
                    <w:webHidden/>
                  </w:rPr>
                </w:r>
                <w:r w:rsidR="00860E7C">
                  <w:rPr>
                    <w:noProof/>
                    <w:webHidden/>
                  </w:rPr>
                  <w:fldChar w:fldCharType="separate"/>
                </w:r>
                <w:r w:rsidR="00860E7C">
                  <w:rPr>
                    <w:noProof/>
                    <w:webHidden/>
                  </w:rPr>
                  <w:t>17</w:t>
                </w:r>
                <w:r w:rsidR="00860E7C">
                  <w:rPr>
                    <w:noProof/>
                    <w:webHidden/>
                  </w:rPr>
                  <w:fldChar w:fldCharType="end"/>
                </w:r>
              </w:hyperlink>
            </w:p>
            <w:p w14:paraId="29417023" w14:textId="4EF404AB" w:rsidR="00860E7C" w:rsidRDefault="00411907">
              <w:pPr>
                <w:pStyle w:val="Verzeichnis1"/>
                <w:rPr>
                  <w:rFonts w:eastAsiaTheme="minorEastAsia"/>
                  <w:b w:val="0"/>
                  <w:bCs w:val="0"/>
                  <w:noProof/>
                  <w:szCs w:val="22"/>
                  <w:lang w:eastAsia="de-DE"/>
                </w:rPr>
              </w:pPr>
              <w:hyperlink w:anchor="_Toc492580177" w:history="1">
                <w:r w:rsidR="00860E7C" w:rsidRPr="00DD46B3">
                  <w:rPr>
                    <w:rStyle w:val="Hyperlink"/>
                    <w:noProof/>
                  </w:rPr>
                  <w:t>10</w:t>
                </w:r>
                <w:r w:rsidR="00860E7C">
                  <w:rPr>
                    <w:rFonts w:eastAsiaTheme="minorEastAsia"/>
                    <w:b w:val="0"/>
                    <w:bCs w:val="0"/>
                    <w:noProof/>
                    <w:szCs w:val="22"/>
                    <w:lang w:eastAsia="de-DE"/>
                  </w:rPr>
                  <w:tab/>
                </w:r>
                <w:r w:rsidR="00860E7C" w:rsidRPr="00DD46B3">
                  <w:rPr>
                    <w:rStyle w:val="Hyperlink"/>
                    <w:noProof/>
                  </w:rPr>
                  <w:t>Sonstiges</w:t>
                </w:r>
                <w:r w:rsidR="00860E7C">
                  <w:rPr>
                    <w:noProof/>
                    <w:webHidden/>
                  </w:rPr>
                  <w:tab/>
                </w:r>
                <w:r w:rsidR="00860E7C">
                  <w:rPr>
                    <w:noProof/>
                    <w:webHidden/>
                  </w:rPr>
                  <w:fldChar w:fldCharType="begin"/>
                </w:r>
                <w:r w:rsidR="00860E7C">
                  <w:rPr>
                    <w:noProof/>
                    <w:webHidden/>
                  </w:rPr>
                  <w:instrText xml:space="preserve"> PAGEREF _Toc492580177 \h </w:instrText>
                </w:r>
                <w:r w:rsidR="00860E7C">
                  <w:rPr>
                    <w:noProof/>
                    <w:webHidden/>
                  </w:rPr>
                </w:r>
                <w:r w:rsidR="00860E7C">
                  <w:rPr>
                    <w:noProof/>
                    <w:webHidden/>
                  </w:rPr>
                  <w:fldChar w:fldCharType="separate"/>
                </w:r>
                <w:r w:rsidR="00860E7C">
                  <w:rPr>
                    <w:noProof/>
                    <w:webHidden/>
                  </w:rPr>
                  <w:t>29</w:t>
                </w:r>
                <w:r w:rsidR="00860E7C">
                  <w:rPr>
                    <w:noProof/>
                    <w:webHidden/>
                  </w:rPr>
                  <w:fldChar w:fldCharType="end"/>
                </w:r>
              </w:hyperlink>
            </w:p>
            <w:p w14:paraId="4E77C7BB" w14:textId="78650E8F" w:rsidR="00860E7C" w:rsidRDefault="00411907">
              <w:pPr>
                <w:pStyle w:val="Verzeichnis2"/>
                <w:rPr>
                  <w:rFonts w:eastAsiaTheme="minorEastAsia" w:cstheme="minorBidi"/>
                  <w:bCs w:val="0"/>
                  <w:noProof/>
                  <w:szCs w:val="22"/>
                  <w:lang w:eastAsia="de-DE"/>
                </w:rPr>
              </w:pPr>
              <w:hyperlink w:anchor="_Toc492580178" w:history="1">
                <w:r w:rsidR="00860E7C" w:rsidRPr="00DD46B3">
                  <w:rPr>
                    <w:rStyle w:val="Hyperlink"/>
                    <w:noProof/>
                  </w:rPr>
                  <w:t>10.1</w:t>
                </w:r>
                <w:r w:rsidR="00860E7C">
                  <w:rPr>
                    <w:rFonts w:eastAsiaTheme="minorEastAsia" w:cstheme="minorBidi"/>
                    <w:bCs w:val="0"/>
                    <w:noProof/>
                    <w:szCs w:val="22"/>
                    <w:lang w:eastAsia="de-DE"/>
                  </w:rPr>
                  <w:tab/>
                </w:r>
                <w:r w:rsidR="00860E7C" w:rsidRPr="00DD46B3">
                  <w:rPr>
                    <w:rStyle w:val="Hyperlink"/>
                    <w:noProof/>
                  </w:rPr>
                  <w:t>TLS-Konfiguration</w:t>
                </w:r>
                <w:r w:rsidR="00860E7C">
                  <w:rPr>
                    <w:noProof/>
                    <w:webHidden/>
                  </w:rPr>
                  <w:tab/>
                </w:r>
                <w:r w:rsidR="00860E7C">
                  <w:rPr>
                    <w:noProof/>
                    <w:webHidden/>
                  </w:rPr>
                  <w:fldChar w:fldCharType="begin"/>
                </w:r>
                <w:r w:rsidR="00860E7C">
                  <w:rPr>
                    <w:noProof/>
                    <w:webHidden/>
                  </w:rPr>
                  <w:instrText xml:space="preserve"> PAGEREF _Toc492580178 \h </w:instrText>
                </w:r>
                <w:r w:rsidR="00860E7C">
                  <w:rPr>
                    <w:noProof/>
                    <w:webHidden/>
                  </w:rPr>
                </w:r>
                <w:r w:rsidR="00860E7C">
                  <w:rPr>
                    <w:noProof/>
                    <w:webHidden/>
                  </w:rPr>
                  <w:fldChar w:fldCharType="separate"/>
                </w:r>
                <w:r w:rsidR="00860E7C">
                  <w:rPr>
                    <w:noProof/>
                    <w:webHidden/>
                  </w:rPr>
                  <w:t>29</w:t>
                </w:r>
                <w:r w:rsidR="00860E7C">
                  <w:rPr>
                    <w:noProof/>
                    <w:webHidden/>
                  </w:rPr>
                  <w:fldChar w:fldCharType="end"/>
                </w:r>
              </w:hyperlink>
            </w:p>
            <w:p w14:paraId="643622AE" w14:textId="1A705933" w:rsidR="00860E7C" w:rsidRDefault="00411907">
              <w:pPr>
                <w:pStyle w:val="Verzeichnis3"/>
                <w:rPr>
                  <w:rFonts w:eastAsiaTheme="minorEastAsia"/>
                  <w:noProof/>
                  <w:lang w:eastAsia="de-DE"/>
                </w:rPr>
              </w:pPr>
              <w:hyperlink w:anchor="_Toc492580179" w:history="1">
                <w:r w:rsidR="00860E7C" w:rsidRPr="00DD46B3">
                  <w:rPr>
                    <w:rStyle w:val="Hyperlink"/>
                    <w:noProof/>
                  </w:rPr>
                  <w:t>10.1.1</w:t>
                </w:r>
                <w:r w:rsidR="00860E7C">
                  <w:rPr>
                    <w:rFonts w:eastAsiaTheme="minorEastAsia"/>
                    <w:noProof/>
                    <w:lang w:eastAsia="de-DE"/>
                  </w:rPr>
                  <w:tab/>
                </w:r>
                <w:r w:rsidR="00860E7C" w:rsidRPr="00DD46B3">
                  <w:rPr>
                    <w:rStyle w:val="Hyperlink"/>
                    <w:noProof/>
                  </w:rPr>
                  <w:t>Zertifikate</w:t>
                </w:r>
                <w:r w:rsidR="00860E7C">
                  <w:rPr>
                    <w:noProof/>
                    <w:webHidden/>
                  </w:rPr>
                  <w:tab/>
                </w:r>
                <w:r w:rsidR="00860E7C">
                  <w:rPr>
                    <w:noProof/>
                    <w:webHidden/>
                  </w:rPr>
                  <w:fldChar w:fldCharType="begin"/>
                </w:r>
                <w:r w:rsidR="00860E7C">
                  <w:rPr>
                    <w:noProof/>
                    <w:webHidden/>
                  </w:rPr>
                  <w:instrText xml:space="preserve"> PAGEREF _Toc492580179 \h </w:instrText>
                </w:r>
                <w:r w:rsidR="00860E7C">
                  <w:rPr>
                    <w:noProof/>
                    <w:webHidden/>
                  </w:rPr>
                </w:r>
                <w:r w:rsidR="00860E7C">
                  <w:rPr>
                    <w:noProof/>
                    <w:webHidden/>
                  </w:rPr>
                  <w:fldChar w:fldCharType="separate"/>
                </w:r>
                <w:r w:rsidR="00860E7C">
                  <w:rPr>
                    <w:noProof/>
                    <w:webHidden/>
                  </w:rPr>
                  <w:t>29</w:t>
                </w:r>
                <w:r w:rsidR="00860E7C">
                  <w:rPr>
                    <w:noProof/>
                    <w:webHidden/>
                  </w:rPr>
                  <w:fldChar w:fldCharType="end"/>
                </w:r>
              </w:hyperlink>
            </w:p>
            <w:p w14:paraId="0BDD4D92" w14:textId="6FA4795F" w:rsidR="00860E7C" w:rsidRDefault="00411907">
              <w:pPr>
                <w:pStyle w:val="Verzeichnis3"/>
                <w:rPr>
                  <w:rFonts w:eastAsiaTheme="minorEastAsia"/>
                  <w:noProof/>
                  <w:lang w:eastAsia="de-DE"/>
                </w:rPr>
              </w:pPr>
              <w:hyperlink w:anchor="_Toc492580180" w:history="1">
                <w:r w:rsidR="00860E7C" w:rsidRPr="00DD46B3">
                  <w:rPr>
                    <w:rStyle w:val="Hyperlink"/>
                    <w:noProof/>
                  </w:rPr>
                  <w:t>10.1.2</w:t>
                </w:r>
                <w:r w:rsidR="00860E7C">
                  <w:rPr>
                    <w:rFonts w:eastAsiaTheme="minorEastAsia"/>
                    <w:noProof/>
                    <w:lang w:eastAsia="de-DE"/>
                  </w:rPr>
                  <w:tab/>
                </w:r>
                <w:r w:rsidR="00860E7C" w:rsidRPr="00DD46B3">
                  <w:rPr>
                    <w:rStyle w:val="Hyperlink"/>
                    <w:noProof/>
                  </w:rPr>
                  <w:t>DummyLogsource</w:t>
                </w:r>
                <w:r w:rsidR="00860E7C">
                  <w:rPr>
                    <w:noProof/>
                    <w:webHidden/>
                  </w:rPr>
                  <w:tab/>
                </w:r>
                <w:r w:rsidR="00860E7C">
                  <w:rPr>
                    <w:noProof/>
                    <w:webHidden/>
                  </w:rPr>
                  <w:fldChar w:fldCharType="begin"/>
                </w:r>
                <w:r w:rsidR="00860E7C">
                  <w:rPr>
                    <w:noProof/>
                    <w:webHidden/>
                  </w:rPr>
                  <w:instrText xml:space="preserve"> PAGEREF _Toc492580180 \h </w:instrText>
                </w:r>
                <w:r w:rsidR="00860E7C">
                  <w:rPr>
                    <w:noProof/>
                    <w:webHidden/>
                  </w:rPr>
                </w:r>
                <w:r w:rsidR="00860E7C">
                  <w:rPr>
                    <w:noProof/>
                    <w:webHidden/>
                  </w:rPr>
                  <w:fldChar w:fldCharType="separate"/>
                </w:r>
                <w:r w:rsidR="00860E7C">
                  <w:rPr>
                    <w:noProof/>
                    <w:webHidden/>
                  </w:rPr>
                  <w:t>29</w:t>
                </w:r>
                <w:r w:rsidR="00860E7C">
                  <w:rPr>
                    <w:noProof/>
                    <w:webHidden/>
                  </w:rPr>
                  <w:fldChar w:fldCharType="end"/>
                </w:r>
              </w:hyperlink>
            </w:p>
            <w:p w14:paraId="43F5A425" w14:textId="7411A135" w:rsidR="00860E7C" w:rsidRDefault="00411907">
              <w:pPr>
                <w:pStyle w:val="Verzeichnis2"/>
                <w:rPr>
                  <w:rFonts w:eastAsiaTheme="minorEastAsia" w:cstheme="minorBidi"/>
                  <w:bCs w:val="0"/>
                  <w:noProof/>
                  <w:szCs w:val="22"/>
                  <w:lang w:eastAsia="de-DE"/>
                </w:rPr>
              </w:pPr>
              <w:hyperlink w:anchor="_Toc492580181" w:history="1">
                <w:r w:rsidR="00860E7C" w:rsidRPr="00DD46B3">
                  <w:rPr>
                    <w:rStyle w:val="Hyperlink"/>
                    <w:noProof/>
                  </w:rPr>
                  <w:t>10.2</w:t>
                </w:r>
                <w:r w:rsidR="00860E7C">
                  <w:rPr>
                    <w:rFonts w:eastAsiaTheme="minorEastAsia" w:cstheme="minorBidi"/>
                    <w:bCs w:val="0"/>
                    <w:noProof/>
                    <w:szCs w:val="22"/>
                    <w:lang w:eastAsia="de-DE"/>
                  </w:rPr>
                  <w:tab/>
                </w:r>
                <w:r w:rsidR="00860E7C" w:rsidRPr="00DD46B3">
                  <w:rPr>
                    <w:rStyle w:val="Hyperlink"/>
                    <w:noProof/>
                  </w:rPr>
                  <w:t>Wincollect Configuration Console - Installation</w:t>
                </w:r>
                <w:r w:rsidR="00860E7C">
                  <w:rPr>
                    <w:noProof/>
                    <w:webHidden/>
                  </w:rPr>
                  <w:tab/>
                </w:r>
                <w:r w:rsidR="00860E7C">
                  <w:rPr>
                    <w:noProof/>
                    <w:webHidden/>
                  </w:rPr>
                  <w:fldChar w:fldCharType="begin"/>
                </w:r>
                <w:r w:rsidR="00860E7C">
                  <w:rPr>
                    <w:noProof/>
                    <w:webHidden/>
                  </w:rPr>
                  <w:instrText xml:space="preserve"> PAGEREF _Toc492580181 \h </w:instrText>
                </w:r>
                <w:r w:rsidR="00860E7C">
                  <w:rPr>
                    <w:noProof/>
                    <w:webHidden/>
                  </w:rPr>
                </w:r>
                <w:r w:rsidR="00860E7C">
                  <w:rPr>
                    <w:noProof/>
                    <w:webHidden/>
                  </w:rPr>
                  <w:fldChar w:fldCharType="separate"/>
                </w:r>
                <w:r w:rsidR="00860E7C">
                  <w:rPr>
                    <w:noProof/>
                    <w:webHidden/>
                  </w:rPr>
                  <w:t>30</w:t>
                </w:r>
                <w:r w:rsidR="00860E7C">
                  <w:rPr>
                    <w:noProof/>
                    <w:webHidden/>
                  </w:rPr>
                  <w:fldChar w:fldCharType="end"/>
                </w:r>
              </w:hyperlink>
            </w:p>
            <w:p w14:paraId="41A6EB92" w14:textId="512C28B4" w:rsidR="00860E7C" w:rsidRDefault="00411907">
              <w:pPr>
                <w:pStyle w:val="Verzeichnis2"/>
                <w:rPr>
                  <w:rFonts w:eastAsiaTheme="minorEastAsia" w:cstheme="minorBidi"/>
                  <w:bCs w:val="0"/>
                  <w:noProof/>
                  <w:szCs w:val="22"/>
                  <w:lang w:eastAsia="de-DE"/>
                </w:rPr>
              </w:pPr>
              <w:hyperlink w:anchor="_Toc492580182" w:history="1">
                <w:r w:rsidR="00860E7C" w:rsidRPr="00DD46B3">
                  <w:rPr>
                    <w:rStyle w:val="Hyperlink"/>
                    <w:noProof/>
                  </w:rPr>
                  <w:t>10.3</w:t>
                </w:r>
                <w:r w:rsidR="00860E7C">
                  <w:rPr>
                    <w:rFonts w:eastAsiaTheme="minorEastAsia" w:cstheme="minorBidi"/>
                    <w:bCs w:val="0"/>
                    <w:noProof/>
                    <w:szCs w:val="22"/>
                    <w:lang w:eastAsia="de-DE"/>
                  </w:rPr>
                  <w:tab/>
                </w:r>
                <w:r w:rsidR="00860E7C" w:rsidRPr="00DD46B3">
                  <w:rPr>
                    <w:rStyle w:val="Hyperlink"/>
                    <w:noProof/>
                  </w:rPr>
                  <w:t>Wincollect Configuration Console - Konfiguration</w:t>
                </w:r>
                <w:r w:rsidR="00860E7C">
                  <w:rPr>
                    <w:noProof/>
                    <w:webHidden/>
                  </w:rPr>
                  <w:tab/>
                </w:r>
                <w:r w:rsidR="00860E7C">
                  <w:rPr>
                    <w:noProof/>
                    <w:webHidden/>
                  </w:rPr>
                  <w:fldChar w:fldCharType="begin"/>
                </w:r>
                <w:r w:rsidR="00860E7C">
                  <w:rPr>
                    <w:noProof/>
                    <w:webHidden/>
                  </w:rPr>
                  <w:instrText xml:space="preserve"> PAGEREF _Toc492580182 \h </w:instrText>
                </w:r>
                <w:r w:rsidR="00860E7C">
                  <w:rPr>
                    <w:noProof/>
                    <w:webHidden/>
                  </w:rPr>
                </w:r>
                <w:r w:rsidR="00860E7C">
                  <w:rPr>
                    <w:noProof/>
                    <w:webHidden/>
                  </w:rPr>
                  <w:fldChar w:fldCharType="separate"/>
                </w:r>
                <w:r w:rsidR="00860E7C">
                  <w:rPr>
                    <w:noProof/>
                    <w:webHidden/>
                  </w:rPr>
                  <w:t>32</w:t>
                </w:r>
                <w:r w:rsidR="00860E7C">
                  <w:rPr>
                    <w:noProof/>
                    <w:webHidden/>
                  </w:rPr>
                  <w:fldChar w:fldCharType="end"/>
                </w:r>
              </w:hyperlink>
            </w:p>
            <w:p w14:paraId="3BA8087F" w14:textId="6DD062B7" w:rsidR="00860E7C" w:rsidRDefault="00411907">
              <w:pPr>
                <w:pStyle w:val="Verzeichnis2"/>
                <w:rPr>
                  <w:rFonts w:eastAsiaTheme="minorEastAsia" w:cstheme="minorBidi"/>
                  <w:bCs w:val="0"/>
                  <w:noProof/>
                  <w:szCs w:val="22"/>
                  <w:lang w:eastAsia="de-DE"/>
                </w:rPr>
              </w:pPr>
              <w:hyperlink w:anchor="_Toc492580183" w:history="1">
                <w:r w:rsidR="00860E7C" w:rsidRPr="00DD46B3">
                  <w:rPr>
                    <w:rStyle w:val="Hyperlink"/>
                    <w:noProof/>
                  </w:rPr>
                  <w:t>10.4</w:t>
                </w:r>
                <w:r w:rsidR="00860E7C">
                  <w:rPr>
                    <w:rFonts w:eastAsiaTheme="minorEastAsia" w:cstheme="minorBidi"/>
                    <w:bCs w:val="0"/>
                    <w:noProof/>
                    <w:szCs w:val="22"/>
                    <w:lang w:eastAsia="de-DE"/>
                  </w:rPr>
                  <w:tab/>
                </w:r>
                <w:r w:rsidR="00860E7C" w:rsidRPr="00DD46B3">
                  <w:rPr>
                    <w:rStyle w:val="Hyperlink"/>
                    <w:noProof/>
                  </w:rPr>
                  <w:t>Wincollect Debug</w:t>
                </w:r>
                <w:r w:rsidR="00860E7C">
                  <w:rPr>
                    <w:noProof/>
                    <w:webHidden/>
                  </w:rPr>
                  <w:tab/>
                </w:r>
                <w:r w:rsidR="00860E7C">
                  <w:rPr>
                    <w:noProof/>
                    <w:webHidden/>
                  </w:rPr>
                  <w:fldChar w:fldCharType="begin"/>
                </w:r>
                <w:r w:rsidR="00860E7C">
                  <w:rPr>
                    <w:noProof/>
                    <w:webHidden/>
                  </w:rPr>
                  <w:instrText xml:space="preserve"> PAGEREF _Toc492580183 \h </w:instrText>
                </w:r>
                <w:r w:rsidR="00860E7C">
                  <w:rPr>
                    <w:noProof/>
                    <w:webHidden/>
                  </w:rPr>
                </w:r>
                <w:r w:rsidR="00860E7C">
                  <w:rPr>
                    <w:noProof/>
                    <w:webHidden/>
                  </w:rPr>
                  <w:fldChar w:fldCharType="separate"/>
                </w:r>
                <w:r w:rsidR="00860E7C">
                  <w:rPr>
                    <w:noProof/>
                    <w:webHidden/>
                  </w:rPr>
                  <w:t>33</w:t>
                </w:r>
                <w:r w:rsidR="00860E7C">
                  <w:rPr>
                    <w:noProof/>
                    <w:webHidden/>
                  </w:rPr>
                  <w:fldChar w:fldCharType="end"/>
                </w:r>
              </w:hyperlink>
            </w:p>
            <w:p w14:paraId="726C161F" w14:textId="48A1CAC5" w:rsidR="00950697" w:rsidRPr="00950697" w:rsidRDefault="00284C1B" w:rsidP="00950697">
              <w:pPr>
                <w:tabs>
                  <w:tab w:val="right" w:leader="dot" w:pos="9356"/>
                </w:tabs>
              </w:pPr>
              <w:r w:rsidRPr="007D2043">
                <w:fldChar w:fldCharType="end"/>
              </w:r>
            </w:p>
          </w:sdtContent>
        </w:sdt>
        <w:p w14:paraId="3799923B" w14:textId="77777777" w:rsidR="00306729" w:rsidRDefault="00306729">
          <w:r>
            <w:br w:type="page"/>
          </w:r>
        </w:p>
        <w:p w14:paraId="198BBBBA" w14:textId="77777777" w:rsidR="008C1A43" w:rsidRDefault="00C9145C" w:rsidP="00306729">
          <w:pPr>
            <w:pStyle w:val="berschrift1"/>
          </w:pPr>
          <w:bookmarkStart w:id="6" w:name="_Toc492580156"/>
          <w:r>
            <w:lastRenderedPageBreak/>
            <w:t>Dokumentinformationen</w:t>
          </w:r>
          <w:bookmarkEnd w:id="6"/>
        </w:p>
        <w:p w14:paraId="20AD7D54" w14:textId="77777777" w:rsidR="00C9145C" w:rsidRDefault="00C9145C" w:rsidP="00C9145C">
          <w:pPr>
            <w:pStyle w:val="berschrift2"/>
          </w:pPr>
          <w:bookmarkStart w:id="7" w:name="_Toc492580157"/>
          <w:r>
            <w:t>Verteiler</w:t>
          </w:r>
          <w:bookmarkEnd w:id="7"/>
        </w:p>
        <w:tbl>
          <w:tblPr>
            <w:tblStyle w:val="SVA-GitterBlau"/>
            <w:tblW w:w="9354" w:type="dxa"/>
            <w:tblLook w:val="04A0" w:firstRow="1" w:lastRow="0" w:firstColumn="1" w:lastColumn="0" w:noHBand="0" w:noVBand="1"/>
            <w:tblPrChange w:id="8" w:author="Oliveira, Bruno" w:date="2017-09-16T15:09:00Z">
              <w:tblPr>
                <w:tblStyle w:val="SVA-GitterBlau"/>
                <w:tblW w:w="9354" w:type="dxa"/>
                <w:tblLook w:val="04A0" w:firstRow="1" w:lastRow="0" w:firstColumn="1" w:lastColumn="0" w:noHBand="0" w:noVBand="1"/>
              </w:tblPr>
            </w:tblPrChange>
          </w:tblPr>
          <w:tblGrid>
            <w:gridCol w:w="4668"/>
            <w:gridCol w:w="4686"/>
            <w:tblGridChange w:id="9">
              <w:tblGrid>
                <w:gridCol w:w="4668"/>
                <w:gridCol w:w="4686"/>
              </w:tblGrid>
            </w:tblGridChange>
          </w:tblGrid>
          <w:tr w:rsidR="00E32043" w14:paraId="7746690F" w14:textId="77777777" w:rsidTr="004C0D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Change w:id="10" w:author="Oliveira, Bruno" w:date="2017-09-16T15:09:00Z">
                  <w:tcPr>
                    <w:tcW w:w="4668" w:type="dxa"/>
                  </w:tcPr>
                </w:tcPrChange>
              </w:tcPr>
              <w:p w14:paraId="3AADC02E" w14:textId="77777777" w:rsidR="00E32043" w:rsidRDefault="00E32043" w:rsidP="00E32043">
                <w:pPr>
                  <w:cnfStyle w:val="101000000000" w:firstRow="1" w:lastRow="0" w:firstColumn="1" w:lastColumn="0" w:oddVBand="0" w:evenVBand="0" w:oddHBand="0" w:evenHBand="0" w:firstRowFirstColumn="0" w:firstRowLastColumn="0" w:lastRowFirstColumn="0" w:lastRowLastColumn="0"/>
                </w:pPr>
                <w:r>
                  <w:t>Name</w:t>
                </w:r>
              </w:p>
            </w:tc>
            <w:tc>
              <w:tcPr>
                <w:tcW w:w="4686" w:type="dxa"/>
                <w:tcPrChange w:id="11" w:author="Oliveira, Bruno" w:date="2017-09-16T15:09:00Z">
                  <w:tcPr>
                    <w:tcW w:w="4686" w:type="dxa"/>
                  </w:tcPr>
                </w:tcPrChange>
              </w:tcPr>
              <w:p w14:paraId="36B2752F" w14:textId="77777777" w:rsidR="00E32043" w:rsidRDefault="00E32043" w:rsidP="00E32043">
                <w:pPr>
                  <w:cnfStyle w:val="100000000000" w:firstRow="1" w:lastRow="0" w:firstColumn="0" w:lastColumn="0" w:oddVBand="0" w:evenVBand="0" w:oddHBand="0" w:evenHBand="0" w:firstRowFirstColumn="0" w:firstRowLastColumn="0" w:lastRowFirstColumn="0" w:lastRowLastColumn="0"/>
                </w:pPr>
                <w:r>
                  <w:t>Firma/Abteilung</w:t>
                </w:r>
              </w:p>
            </w:tc>
          </w:tr>
          <w:tr w:rsidR="00E32043" w14:paraId="2C8F31B0" w14:textId="77777777" w:rsidTr="004C0D5D">
            <w:tblPrEx>
              <w:tblPrExChange w:id="12" w:author="Oliveira, Bruno" w:date="2017-09-16T15:09:00Z">
                <w:tblPrEx>
                  <w:tblCellMar>
                    <w:top w:w="85" w:type="dxa"/>
                    <w:bottom w:w="85" w:type="dxa"/>
                  </w:tblCellMar>
                </w:tblPrEx>
              </w:tblPrExChange>
            </w:tblPrEx>
            <w:tc>
              <w:tcPr>
                <w:cnfStyle w:val="001000000000" w:firstRow="0" w:lastRow="0" w:firstColumn="1" w:lastColumn="0" w:oddVBand="0" w:evenVBand="0" w:oddHBand="0" w:evenHBand="0" w:firstRowFirstColumn="0" w:firstRowLastColumn="0" w:lastRowFirstColumn="0" w:lastRowLastColumn="0"/>
                <w:tcW w:w="4668" w:type="dxa"/>
                <w:tcPrChange w:id="13" w:author="Oliveira, Bruno" w:date="2017-09-16T15:09:00Z">
                  <w:tcPr>
                    <w:tcW w:w="4668" w:type="dxa"/>
                  </w:tcPr>
                </w:tcPrChange>
              </w:tcPr>
              <w:p w14:paraId="63394E3F" w14:textId="60F8AA2B" w:rsidR="00E32043" w:rsidRDefault="00E878C9" w:rsidP="00E32043">
                <w:r>
                  <w:t>Andreas Haschick</w:t>
                </w:r>
              </w:p>
            </w:tc>
            <w:tc>
              <w:tcPr>
                <w:tcW w:w="4686" w:type="dxa"/>
                <w:tcPrChange w:id="14" w:author="Oliveira, Bruno" w:date="2017-09-16T15:09:00Z">
                  <w:tcPr>
                    <w:tcW w:w="4686" w:type="dxa"/>
                  </w:tcPr>
                </w:tcPrChange>
              </w:tcPr>
              <w:p w14:paraId="287BB303" w14:textId="5B6C825C" w:rsidR="00E32043" w:rsidRDefault="00E878C9" w:rsidP="00E32043">
                <w:pPr>
                  <w:cnfStyle w:val="000000000000" w:firstRow="0" w:lastRow="0" w:firstColumn="0" w:lastColumn="0" w:oddVBand="0" w:evenVBand="0" w:oddHBand="0" w:evenHBand="0" w:firstRowFirstColumn="0" w:firstRowLastColumn="0" w:lastRowFirstColumn="0" w:lastRowLastColumn="0"/>
                </w:pPr>
                <w:r>
                  <w:t>Inexio/Pluscard</w:t>
                </w:r>
              </w:p>
            </w:tc>
          </w:tr>
          <w:tr w:rsidR="00334092" w14:paraId="207AA296" w14:textId="77777777" w:rsidTr="004C0D5D">
            <w:tblPrEx>
              <w:tblPrExChange w:id="15" w:author="Oliveira, Bruno" w:date="2017-09-16T15:09:00Z">
                <w:tblPrEx>
                  <w:tblCellMar>
                    <w:top w:w="85" w:type="dxa"/>
                    <w:bottom w:w="85" w:type="dxa"/>
                  </w:tblCellMar>
                </w:tblPrEx>
              </w:tblPrExChange>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Change w:id="16" w:author="Oliveira, Bruno" w:date="2017-09-16T15:09:00Z">
                  <w:tcPr>
                    <w:tcW w:w="4668" w:type="dxa"/>
                  </w:tcPr>
                </w:tcPrChange>
              </w:tcPr>
              <w:p w14:paraId="0C71FE3D" w14:textId="10525B5E" w:rsidR="00334092" w:rsidRDefault="00860E7C" w:rsidP="00334092">
                <w:pPr>
                  <w:cnfStyle w:val="001000010000" w:firstRow="0" w:lastRow="0" w:firstColumn="1" w:lastColumn="0" w:oddVBand="0" w:evenVBand="0" w:oddHBand="0" w:evenHBand="1" w:firstRowFirstColumn="0" w:firstRowLastColumn="0" w:lastRowFirstColumn="0" w:lastRowLastColumn="0"/>
                </w:pPr>
                <w:r>
                  <w:t>Tim Schuch</w:t>
                </w:r>
              </w:p>
            </w:tc>
            <w:tc>
              <w:tcPr>
                <w:tcW w:w="4686" w:type="dxa"/>
                <w:tcPrChange w:id="17" w:author="Oliveira, Bruno" w:date="2017-09-16T15:09:00Z">
                  <w:tcPr>
                    <w:tcW w:w="4686" w:type="dxa"/>
                  </w:tcPr>
                </w:tcPrChange>
              </w:tcPr>
              <w:p w14:paraId="0C3320B6" w14:textId="3886B669" w:rsidR="00334092" w:rsidRDefault="00860E7C" w:rsidP="00334092">
                <w:pPr>
                  <w:cnfStyle w:val="000000010000" w:firstRow="0" w:lastRow="0" w:firstColumn="0" w:lastColumn="0" w:oddVBand="0" w:evenVBand="0" w:oddHBand="0" w:evenHBand="1" w:firstRowFirstColumn="0" w:firstRowLastColumn="0" w:lastRowFirstColumn="0" w:lastRowLastColumn="0"/>
                </w:pPr>
                <w:r>
                  <w:t>Inexio/Pluscard</w:t>
                </w:r>
              </w:p>
            </w:tc>
          </w:tr>
          <w:tr w:rsidR="00334092" w14:paraId="049E93E8" w14:textId="77777777" w:rsidTr="004C0D5D">
            <w:tblPrEx>
              <w:tblPrExChange w:id="18" w:author="Oliveira, Bruno" w:date="2017-09-16T15:09:00Z">
                <w:tblPrEx>
                  <w:tblCellMar>
                    <w:top w:w="85" w:type="dxa"/>
                    <w:bottom w:w="85" w:type="dxa"/>
                  </w:tblCellMar>
                </w:tblPrEx>
              </w:tblPrExChange>
            </w:tblPrEx>
            <w:tc>
              <w:tcPr>
                <w:cnfStyle w:val="001000000000" w:firstRow="0" w:lastRow="0" w:firstColumn="1" w:lastColumn="0" w:oddVBand="0" w:evenVBand="0" w:oddHBand="0" w:evenHBand="0" w:firstRowFirstColumn="0" w:firstRowLastColumn="0" w:lastRowFirstColumn="0" w:lastRowLastColumn="0"/>
                <w:tcW w:w="4668" w:type="dxa"/>
                <w:tcPrChange w:id="19" w:author="Oliveira, Bruno" w:date="2017-09-16T15:09:00Z">
                  <w:tcPr>
                    <w:tcW w:w="4668" w:type="dxa"/>
                  </w:tcPr>
                </w:tcPrChange>
              </w:tcPr>
              <w:p w14:paraId="1BBC1E60" w14:textId="781DA87B" w:rsidR="00334092" w:rsidRDefault="00334092" w:rsidP="00334092"/>
            </w:tc>
            <w:tc>
              <w:tcPr>
                <w:tcW w:w="4686" w:type="dxa"/>
                <w:tcPrChange w:id="20" w:author="Oliveira, Bruno" w:date="2017-09-16T15:09:00Z">
                  <w:tcPr>
                    <w:tcW w:w="4686" w:type="dxa"/>
                  </w:tcPr>
                </w:tcPrChange>
              </w:tcPr>
              <w:p w14:paraId="1AE6001A" w14:textId="0FDEF9B1" w:rsidR="00334092" w:rsidRDefault="00334092" w:rsidP="00A13AF8">
                <w:pPr>
                  <w:cnfStyle w:val="000000000000" w:firstRow="0" w:lastRow="0" w:firstColumn="0" w:lastColumn="0" w:oddVBand="0" w:evenVBand="0" w:oddHBand="0" w:evenHBand="0" w:firstRowFirstColumn="0" w:firstRowLastColumn="0" w:lastRowFirstColumn="0" w:lastRowLastColumn="0"/>
                </w:pPr>
              </w:p>
            </w:tc>
          </w:tr>
        </w:tbl>
        <w:p w14:paraId="529CD012" w14:textId="046A3AFF" w:rsidR="00E32043" w:rsidRPr="004C0D5D" w:rsidRDefault="00E32043" w:rsidP="004C0D5D">
          <w:pPr>
            <w:pStyle w:val="Beschriftung"/>
            <w:rPr>
              <w:rFonts w:ascii="Calibri" w:hAnsi="Calibri" w:cs="Calibri"/>
              <w:color w:val="000000"/>
              <w:rPrChange w:id="21" w:author="Oliveira, Bruno" w:date="2017-09-16T15:09:00Z">
                <w:rPr/>
              </w:rPrChange>
            </w:rPr>
          </w:pPr>
          <w:bookmarkStart w:id="22" w:name="_Toc472579060"/>
          <w:r w:rsidRPr="004C0D5D">
            <w:rPr>
              <w:rFonts w:ascii="Calibri" w:hAnsi="Calibri" w:cs="Calibri"/>
              <w:color w:val="000000"/>
              <w:rPrChange w:id="23" w:author="Oliveira, Bruno" w:date="2017-09-16T15:09:00Z">
                <w:rPr/>
              </w:rPrChange>
            </w:rPr>
            <w:t xml:space="preserve">Tabelle </w:t>
          </w:r>
          <w:r w:rsidR="002C6215" w:rsidRPr="004C0D5D">
            <w:rPr>
              <w:rFonts w:ascii="Calibri" w:hAnsi="Calibri" w:cs="Calibri"/>
              <w:color w:val="000000"/>
              <w:rPrChange w:id="24" w:author="Oliveira, Bruno" w:date="2017-09-16T15:09:00Z">
                <w:rPr/>
              </w:rPrChange>
            </w:rPr>
            <w:fldChar w:fldCharType="begin"/>
          </w:r>
          <w:r w:rsidR="002C6215" w:rsidRPr="004C0D5D">
            <w:rPr>
              <w:rFonts w:ascii="Calibri" w:hAnsi="Calibri" w:cs="Calibri"/>
              <w:color w:val="000000"/>
              <w:rPrChange w:id="25" w:author="Oliveira, Bruno" w:date="2017-09-16T15:09:00Z">
                <w:rPr/>
              </w:rPrChange>
            </w:rPr>
            <w:instrText xml:space="preserve"> SEQ Tabelle \* ARABIC </w:instrText>
          </w:r>
          <w:r w:rsidR="002C6215" w:rsidRPr="004C0D5D">
            <w:rPr>
              <w:rFonts w:ascii="Calibri" w:hAnsi="Calibri" w:cs="Calibri"/>
              <w:color w:val="000000"/>
              <w:rPrChange w:id="26" w:author="Oliveira, Bruno" w:date="2017-09-16T15:09:00Z">
                <w:rPr>
                  <w:noProof/>
                </w:rPr>
              </w:rPrChange>
            </w:rPr>
            <w:fldChar w:fldCharType="separate"/>
          </w:r>
          <w:ins w:id="27" w:author="Oliveira, Bruno" w:date="2017-09-16T15:09:00Z">
            <w:r w:rsidR="004C0D5D">
              <w:rPr>
                <w:rFonts w:ascii="Calibri" w:hAnsi="Calibri" w:cs="Calibri"/>
                <w:noProof/>
                <w:color w:val="000000"/>
              </w:rPr>
              <w:t>1</w:t>
            </w:r>
          </w:ins>
          <w:del w:id="28" w:author="Oliveira, Bruno" w:date="2017-09-16T15:09:00Z">
            <w:r w:rsidR="004C0D5D" w:rsidRPr="004C0D5D" w:rsidDel="004C0D5D">
              <w:rPr>
                <w:rFonts w:ascii="Calibri" w:hAnsi="Calibri" w:cs="Calibri"/>
                <w:noProof/>
                <w:color w:val="000000"/>
                <w:rPrChange w:id="29" w:author="Oliveira, Bruno" w:date="2017-09-16T15:09:00Z">
                  <w:rPr>
                    <w:noProof/>
                  </w:rPr>
                </w:rPrChange>
              </w:rPr>
              <w:delText>1</w:delText>
            </w:r>
          </w:del>
          <w:r w:rsidR="002C6215" w:rsidRPr="004C0D5D">
            <w:rPr>
              <w:rFonts w:ascii="Calibri" w:hAnsi="Calibri" w:cs="Calibri"/>
              <w:noProof/>
              <w:color w:val="000000"/>
              <w:rPrChange w:id="30" w:author="Oliveira, Bruno" w:date="2017-09-16T15:09:00Z">
                <w:rPr>
                  <w:noProof/>
                </w:rPr>
              </w:rPrChange>
            </w:rPr>
            <w:fldChar w:fldCharType="end"/>
          </w:r>
          <w:r w:rsidRPr="004C0D5D">
            <w:rPr>
              <w:rFonts w:ascii="Calibri" w:hAnsi="Calibri" w:cs="Calibri"/>
              <w:color w:val="000000"/>
              <w:rPrChange w:id="31" w:author="Oliveira, Bruno" w:date="2017-09-16T15:09:00Z">
                <w:rPr/>
              </w:rPrChange>
            </w:rPr>
            <w:t>: Verteiler</w:t>
          </w:r>
          <w:bookmarkEnd w:id="22"/>
        </w:p>
        <w:p w14:paraId="64E7237F" w14:textId="77777777" w:rsidR="00AA13D9" w:rsidRPr="00AA13D9" w:rsidRDefault="00AA13D9" w:rsidP="00AA13D9"/>
        <w:p w14:paraId="12499AA1" w14:textId="77777777" w:rsidR="00C9145C" w:rsidRDefault="00C9145C" w:rsidP="00C9145C">
          <w:pPr>
            <w:pStyle w:val="berschrift2"/>
          </w:pPr>
          <w:bookmarkStart w:id="32" w:name="_Toc492580158"/>
          <w:r>
            <w:t>Versionshistorie</w:t>
          </w:r>
          <w:bookmarkEnd w:id="32"/>
        </w:p>
        <w:tbl>
          <w:tblPr>
            <w:tblStyle w:val="SVA-GitterBlau"/>
            <w:tblW w:w="9354" w:type="dxa"/>
            <w:tblLayout w:type="fixed"/>
            <w:tblLook w:val="04A0" w:firstRow="1" w:lastRow="0" w:firstColumn="1" w:lastColumn="0" w:noHBand="0" w:noVBand="1"/>
            <w:tblPrChange w:id="33" w:author="Oliveira, Bruno" w:date="2017-09-16T15:09:00Z">
              <w:tblPr>
                <w:tblStyle w:val="SVA-GitterBlau"/>
                <w:tblW w:w="9517" w:type="dxa"/>
                <w:tblLayout w:type="fixed"/>
                <w:tblLook w:val="04A0" w:firstRow="1" w:lastRow="0" w:firstColumn="1" w:lastColumn="0" w:noHBand="0" w:noVBand="1"/>
              </w:tblPr>
            </w:tblPrChange>
          </w:tblPr>
          <w:tblGrid>
            <w:gridCol w:w="1251"/>
            <w:gridCol w:w="1308"/>
            <w:gridCol w:w="2089"/>
            <w:gridCol w:w="3173"/>
            <w:gridCol w:w="1533"/>
            <w:tblGridChange w:id="34">
              <w:tblGrid>
                <w:gridCol w:w="1271"/>
                <w:gridCol w:w="1329"/>
                <w:gridCol w:w="2126"/>
                <w:gridCol w:w="3232"/>
                <w:gridCol w:w="1559"/>
              </w:tblGrid>
            </w:tblGridChange>
          </w:tblGrid>
          <w:tr w:rsidR="00AA13D9" w14:paraId="06F89C10" w14:textId="77777777" w:rsidTr="004C0D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Change w:id="35" w:author="Oliveira, Bruno" w:date="2017-09-16T15:09:00Z">
                  <w:tcPr>
                    <w:tcW w:w="1271" w:type="dxa"/>
                  </w:tcPr>
                </w:tcPrChange>
              </w:tcPr>
              <w:p w14:paraId="2CBDBDA6" w14:textId="77777777" w:rsidR="00AA13D9" w:rsidRDefault="00AA13D9" w:rsidP="00AA13D9">
                <w:pPr>
                  <w:cnfStyle w:val="101000000000" w:firstRow="1" w:lastRow="0" w:firstColumn="1" w:lastColumn="0" w:oddVBand="0" w:evenVBand="0" w:oddHBand="0" w:evenHBand="0" w:firstRowFirstColumn="0" w:firstRowLastColumn="0" w:lastRowFirstColumn="0" w:lastRowLastColumn="0"/>
                </w:pPr>
                <w:r>
                  <w:t>Version</w:t>
                </w:r>
              </w:p>
            </w:tc>
            <w:tc>
              <w:tcPr>
                <w:tcW w:w="1329" w:type="dxa"/>
                <w:tcPrChange w:id="36" w:author="Oliveira, Bruno" w:date="2017-09-16T15:09:00Z">
                  <w:tcPr>
                    <w:tcW w:w="1329" w:type="dxa"/>
                  </w:tcPr>
                </w:tcPrChange>
              </w:tcPr>
              <w:p w14:paraId="062154C3" w14:textId="77777777" w:rsidR="00AA13D9" w:rsidRDefault="00AA13D9" w:rsidP="00AA13D9">
                <w:pPr>
                  <w:cnfStyle w:val="100000000000" w:firstRow="1" w:lastRow="0" w:firstColumn="0" w:lastColumn="0" w:oddVBand="0" w:evenVBand="0" w:oddHBand="0" w:evenHBand="0" w:firstRowFirstColumn="0" w:firstRowLastColumn="0" w:lastRowFirstColumn="0" w:lastRowLastColumn="0"/>
                </w:pPr>
                <w:r>
                  <w:t>Datum</w:t>
                </w:r>
              </w:p>
            </w:tc>
            <w:tc>
              <w:tcPr>
                <w:tcW w:w="2126" w:type="dxa"/>
                <w:tcPrChange w:id="37" w:author="Oliveira, Bruno" w:date="2017-09-16T15:09:00Z">
                  <w:tcPr>
                    <w:tcW w:w="2126" w:type="dxa"/>
                  </w:tcPr>
                </w:tcPrChange>
              </w:tcPr>
              <w:p w14:paraId="47BD6CF2" w14:textId="77777777" w:rsidR="00AA13D9" w:rsidRDefault="00AA13D9" w:rsidP="00AA13D9">
                <w:pPr>
                  <w:cnfStyle w:val="100000000000" w:firstRow="1" w:lastRow="0" w:firstColumn="0" w:lastColumn="0" w:oddVBand="0" w:evenVBand="0" w:oddHBand="0" w:evenHBand="0" w:firstRowFirstColumn="0" w:firstRowLastColumn="0" w:lastRowFirstColumn="0" w:lastRowLastColumn="0"/>
                </w:pPr>
                <w:r>
                  <w:t>Bearbeiter/Autor</w:t>
                </w:r>
              </w:p>
            </w:tc>
            <w:tc>
              <w:tcPr>
                <w:tcW w:w="3232" w:type="dxa"/>
                <w:tcPrChange w:id="38" w:author="Oliveira, Bruno" w:date="2017-09-16T15:09:00Z">
                  <w:tcPr>
                    <w:tcW w:w="3232" w:type="dxa"/>
                  </w:tcPr>
                </w:tcPrChange>
              </w:tcPr>
              <w:p w14:paraId="49094AEB" w14:textId="77777777" w:rsidR="00AA13D9" w:rsidRDefault="00AA13D9" w:rsidP="00B444D0">
                <w:pPr>
                  <w:cnfStyle w:val="100000000000" w:firstRow="1" w:lastRow="0" w:firstColumn="0" w:lastColumn="0" w:oddVBand="0" w:evenVBand="0" w:oddHBand="0" w:evenHBand="0" w:firstRowFirstColumn="0" w:firstRowLastColumn="0" w:lastRowFirstColumn="0" w:lastRowLastColumn="0"/>
                </w:pPr>
                <w:r>
                  <w:t>Grund der Änderung</w:t>
                </w:r>
              </w:p>
            </w:tc>
            <w:tc>
              <w:tcPr>
                <w:tcW w:w="1559" w:type="dxa"/>
                <w:tcPrChange w:id="39" w:author="Oliveira, Bruno" w:date="2017-09-16T15:09:00Z">
                  <w:tcPr>
                    <w:tcW w:w="1559" w:type="dxa"/>
                  </w:tcPr>
                </w:tcPrChange>
              </w:tcPr>
              <w:p w14:paraId="048BEC65" w14:textId="77777777" w:rsidR="00AA13D9" w:rsidRDefault="00AA13D9" w:rsidP="00AA13D9">
                <w:pPr>
                  <w:cnfStyle w:val="100000000000" w:firstRow="1" w:lastRow="0" w:firstColumn="0" w:lastColumn="0" w:oddVBand="0" w:evenVBand="0" w:oddHBand="0" w:evenHBand="0" w:firstRowFirstColumn="0" w:firstRowLastColumn="0" w:lastRowFirstColumn="0" w:lastRowLastColumn="0"/>
                </w:pPr>
                <w:r>
                  <w:t>Status</w:t>
                </w:r>
              </w:p>
            </w:tc>
          </w:tr>
          <w:tr w:rsidR="00AA13D9" w14:paraId="7BE652D4" w14:textId="77777777" w:rsidTr="004C0D5D">
            <w:tblPrEx>
              <w:tblPrExChange w:id="40" w:author="Oliveira, Bruno" w:date="2017-09-16T15:09:00Z">
                <w:tblPrEx>
                  <w:tblCellMar>
                    <w:top w:w="85" w:type="dxa"/>
                    <w:bottom w:w="85" w:type="dxa"/>
                  </w:tblCellMar>
                </w:tblPrEx>
              </w:tblPrExChange>
            </w:tblPrEx>
            <w:tc>
              <w:tcPr>
                <w:cnfStyle w:val="001000000000" w:firstRow="0" w:lastRow="0" w:firstColumn="1" w:lastColumn="0" w:oddVBand="0" w:evenVBand="0" w:oddHBand="0" w:evenHBand="0" w:firstRowFirstColumn="0" w:firstRowLastColumn="0" w:lastRowFirstColumn="0" w:lastRowLastColumn="0"/>
                <w:tcW w:w="1271" w:type="dxa"/>
                <w:tcPrChange w:id="41" w:author="Oliveira, Bruno" w:date="2017-09-16T15:09:00Z">
                  <w:tcPr>
                    <w:tcW w:w="1271" w:type="dxa"/>
                  </w:tcPr>
                </w:tcPrChange>
              </w:tcPr>
              <w:p w14:paraId="0A87BC3A" w14:textId="187B1795" w:rsidR="00AA13D9" w:rsidRDefault="00336CB4" w:rsidP="00AA13D9">
                <w:r>
                  <w:t>0.1</w:t>
                </w:r>
              </w:p>
            </w:tc>
            <w:tc>
              <w:tcPr>
                <w:tcW w:w="1329" w:type="dxa"/>
                <w:tcPrChange w:id="42" w:author="Oliveira, Bruno" w:date="2017-09-16T15:09:00Z">
                  <w:tcPr>
                    <w:tcW w:w="1329" w:type="dxa"/>
                  </w:tcPr>
                </w:tcPrChange>
              </w:tcPr>
              <w:p w14:paraId="144CA935" w14:textId="2CF9DA77" w:rsidR="00AA13D9" w:rsidRDefault="00336CB4" w:rsidP="00663CAC">
                <w:pPr>
                  <w:cnfStyle w:val="000000000000" w:firstRow="0" w:lastRow="0" w:firstColumn="0" w:lastColumn="0" w:oddVBand="0" w:evenVBand="0" w:oddHBand="0" w:evenHBand="0" w:firstRowFirstColumn="0" w:firstRowLastColumn="0" w:lastRowFirstColumn="0" w:lastRowLastColumn="0"/>
                </w:pPr>
                <w:r>
                  <w:t>07.09.17</w:t>
                </w:r>
              </w:p>
            </w:tc>
            <w:tc>
              <w:tcPr>
                <w:tcW w:w="2126" w:type="dxa"/>
                <w:tcPrChange w:id="43" w:author="Oliveira, Bruno" w:date="2017-09-16T15:09:00Z">
                  <w:tcPr>
                    <w:tcW w:w="2126" w:type="dxa"/>
                  </w:tcPr>
                </w:tcPrChange>
              </w:tcPr>
              <w:p w14:paraId="5C040934" w14:textId="13BDACD8" w:rsidR="00AA13D9" w:rsidRDefault="00637799" w:rsidP="00663CAC">
                <w:pPr>
                  <w:cnfStyle w:val="000000000000" w:firstRow="0" w:lastRow="0" w:firstColumn="0" w:lastColumn="0" w:oddVBand="0" w:evenVBand="0" w:oddHBand="0" w:evenHBand="0" w:firstRowFirstColumn="0" w:firstRowLastColumn="0" w:lastRowFirstColumn="0" w:lastRowLastColumn="0"/>
                </w:pPr>
                <w:r>
                  <w:t>Bruno Oliveira</w:t>
                </w:r>
              </w:p>
            </w:tc>
            <w:tc>
              <w:tcPr>
                <w:tcW w:w="3232" w:type="dxa"/>
                <w:tcPrChange w:id="44" w:author="Oliveira, Bruno" w:date="2017-09-16T15:09:00Z">
                  <w:tcPr>
                    <w:tcW w:w="3232" w:type="dxa"/>
                  </w:tcPr>
                </w:tcPrChange>
              </w:tcPr>
              <w:p w14:paraId="21E1FD83" w14:textId="32EC9360" w:rsidR="00AA13D9" w:rsidRDefault="00334092" w:rsidP="00AA13D9">
                <w:pPr>
                  <w:cnfStyle w:val="000000000000" w:firstRow="0" w:lastRow="0" w:firstColumn="0" w:lastColumn="0" w:oddVBand="0" w:evenVBand="0" w:oddHBand="0" w:evenHBand="0" w:firstRowFirstColumn="0" w:firstRowLastColumn="0" w:lastRowFirstColumn="0" w:lastRowLastColumn="0"/>
                </w:pPr>
                <w:r>
                  <w:t>Initialversion</w:t>
                </w:r>
              </w:p>
            </w:tc>
            <w:tc>
              <w:tcPr>
                <w:tcW w:w="1559" w:type="dxa"/>
                <w:tcPrChange w:id="45" w:author="Oliveira, Bruno" w:date="2017-09-16T15:09:00Z">
                  <w:tcPr>
                    <w:tcW w:w="1559" w:type="dxa"/>
                  </w:tcPr>
                </w:tcPrChange>
              </w:tcPr>
              <w:p w14:paraId="75C75A76" w14:textId="3C610DC2" w:rsidR="00AA13D9" w:rsidRDefault="00336CB4" w:rsidP="00B444D0">
                <w:pPr>
                  <w:cnfStyle w:val="000000000000" w:firstRow="0" w:lastRow="0" w:firstColumn="0" w:lastColumn="0" w:oddVBand="0" w:evenVBand="0" w:oddHBand="0" w:evenHBand="0" w:firstRowFirstColumn="0" w:firstRowLastColumn="0" w:lastRowFirstColumn="0" w:lastRowLastColumn="0"/>
                </w:pPr>
                <w:r>
                  <w:t>Draft</w:t>
                </w:r>
              </w:p>
            </w:tc>
          </w:tr>
          <w:tr w:rsidR="00581830" w14:paraId="33EB2A0F" w14:textId="77777777" w:rsidTr="004C0D5D">
            <w:tblPrEx>
              <w:tblPrExChange w:id="46" w:author="Oliveira, Bruno" w:date="2017-09-16T15:09:00Z">
                <w:tblPrEx>
                  <w:tblCellMar>
                    <w:top w:w="85" w:type="dxa"/>
                    <w:bottom w:w="85" w:type="dxa"/>
                  </w:tblCellMar>
                </w:tblPrEx>
              </w:tblPrExChange>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Change w:id="47" w:author="Oliveira, Bruno" w:date="2017-09-16T15:09:00Z">
                  <w:tcPr>
                    <w:tcW w:w="1271" w:type="dxa"/>
                  </w:tcPr>
                </w:tcPrChange>
              </w:tcPr>
              <w:p w14:paraId="4A0CFAE9" w14:textId="2D92D21E" w:rsidR="00581830" w:rsidRDefault="00860E7C" w:rsidP="00581830">
                <w:pPr>
                  <w:cnfStyle w:val="001000010000" w:firstRow="0" w:lastRow="0" w:firstColumn="1" w:lastColumn="0" w:oddVBand="0" w:evenVBand="0" w:oddHBand="0" w:evenHBand="1" w:firstRowFirstColumn="0" w:firstRowLastColumn="0" w:lastRowFirstColumn="0" w:lastRowLastColumn="0"/>
                </w:pPr>
                <w:r>
                  <w:t>0.2</w:t>
                </w:r>
              </w:p>
            </w:tc>
            <w:tc>
              <w:tcPr>
                <w:tcW w:w="1329" w:type="dxa"/>
                <w:tcPrChange w:id="48" w:author="Oliveira, Bruno" w:date="2017-09-16T15:09:00Z">
                  <w:tcPr>
                    <w:tcW w:w="1329" w:type="dxa"/>
                  </w:tcPr>
                </w:tcPrChange>
              </w:tcPr>
              <w:p w14:paraId="6F028BC4" w14:textId="6E7C1E1F" w:rsidR="00581830" w:rsidRDefault="004C0D5D" w:rsidP="00581830">
                <w:pPr>
                  <w:cnfStyle w:val="000000010000" w:firstRow="0" w:lastRow="0" w:firstColumn="0" w:lastColumn="0" w:oddVBand="0" w:evenVBand="0" w:oddHBand="0" w:evenHBand="1" w:firstRowFirstColumn="0" w:firstRowLastColumn="0" w:lastRowFirstColumn="0" w:lastRowLastColumn="0"/>
                </w:pPr>
                <w:ins w:id="49" w:author="Oliveira, Bruno" w:date="2017-09-16T15:06:00Z">
                  <w:r>
                    <w:t>0</w:t>
                  </w:r>
                </w:ins>
                <w:r w:rsidR="00860E7C">
                  <w:t>7.09.2017</w:t>
                </w:r>
              </w:p>
            </w:tc>
            <w:tc>
              <w:tcPr>
                <w:tcW w:w="2126" w:type="dxa"/>
                <w:tcPrChange w:id="50" w:author="Oliveira, Bruno" w:date="2017-09-16T15:09:00Z">
                  <w:tcPr>
                    <w:tcW w:w="2126" w:type="dxa"/>
                  </w:tcPr>
                </w:tcPrChange>
              </w:tcPr>
              <w:p w14:paraId="4FB8D736" w14:textId="151A32E7" w:rsidR="00581830" w:rsidRDefault="00860E7C" w:rsidP="00581830">
                <w:pPr>
                  <w:cnfStyle w:val="000000010000" w:firstRow="0" w:lastRow="0" w:firstColumn="0" w:lastColumn="0" w:oddVBand="0" w:evenVBand="0" w:oddHBand="0" w:evenHBand="1" w:firstRowFirstColumn="0" w:firstRowLastColumn="0" w:lastRowFirstColumn="0" w:lastRowLastColumn="0"/>
                </w:pPr>
                <w:r>
                  <w:t>Oliver Braun</w:t>
                </w:r>
              </w:p>
            </w:tc>
            <w:tc>
              <w:tcPr>
                <w:tcW w:w="3232" w:type="dxa"/>
                <w:tcPrChange w:id="51" w:author="Oliveira, Bruno" w:date="2017-09-16T15:09:00Z">
                  <w:tcPr>
                    <w:tcW w:w="3232" w:type="dxa"/>
                  </w:tcPr>
                </w:tcPrChange>
              </w:tcPr>
              <w:p w14:paraId="012519F3" w14:textId="1E628B72" w:rsidR="00581830" w:rsidRDefault="00860E7C" w:rsidP="00581830">
                <w:pPr>
                  <w:cnfStyle w:val="000000010000" w:firstRow="0" w:lastRow="0" w:firstColumn="0" w:lastColumn="0" w:oddVBand="0" w:evenVBand="0" w:oddHBand="0" w:evenHBand="1" w:firstRowFirstColumn="0" w:firstRowLastColumn="0" w:lastRowFirstColumn="0" w:lastRowLastColumn="0"/>
                </w:pPr>
                <w:r>
                  <w:t>Erste Anpassungen</w:t>
                </w:r>
              </w:p>
            </w:tc>
            <w:tc>
              <w:tcPr>
                <w:tcW w:w="1559" w:type="dxa"/>
                <w:tcPrChange w:id="52" w:author="Oliveira, Bruno" w:date="2017-09-16T15:09:00Z">
                  <w:tcPr>
                    <w:tcW w:w="1559" w:type="dxa"/>
                  </w:tcPr>
                </w:tcPrChange>
              </w:tcPr>
              <w:p w14:paraId="07611EE7" w14:textId="150D1F36" w:rsidR="00581830" w:rsidRDefault="00860E7C" w:rsidP="00581830">
                <w:pPr>
                  <w:cnfStyle w:val="000000010000" w:firstRow="0" w:lastRow="0" w:firstColumn="0" w:lastColumn="0" w:oddVBand="0" w:evenVBand="0" w:oddHBand="0" w:evenHBand="1" w:firstRowFirstColumn="0" w:firstRowLastColumn="0" w:lastRowFirstColumn="0" w:lastRowLastColumn="0"/>
                </w:pPr>
                <w:r>
                  <w:t>draft</w:t>
                </w:r>
              </w:p>
            </w:tc>
          </w:tr>
          <w:tr w:rsidR="00581830" w14:paraId="59FD098F" w14:textId="77777777" w:rsidTr="004C0D5D">
            <w:tblPrEx>
              <w:tblPrExChange w:id="53" w:author="Oliveira, Bruno" w:date="2017-09-16T15:09:00Z">
                <w:tblPrEx>
                  <w:tblCellMar>
                    <w:top w:w="85" w:type="dxa"/>
                    <w:bottom w:w="85" w:type="dxa"/>
                  </w:tblCellMar>
                </w:tblPrEx>
              </w:tblPrExChange>
            </w:tblPrEx>
            <w:tc>
              <w:tcPr>
                <w:cnfStyle w:val="001000000000" w:firstRow="0" w:lastRow="0" w:firstColumn="1" w:lastColumn="0" w:oddVBand="0" w:evenVBand="0" w:oddHBand="0" w:evenHBand="0" w:firstRowFirstColumn="0" w:firstRowLastColumn="0" w:lastRowFirstColumn="0" w:lastRowLastColumn="0"/>
                <w:tcW w:w="1271" w:type="dxa"/>
                <w:tcPrChange w:id="54" w:author="Oliveira, Bruno" w:date="2017-09-16T15:09:00Z">
                  <w:tcPr>
                    <w:tcW w:w="1271" w:type="dxa"/>
                  </w:tcPr>
                </w:tcPrChange>
              </w:tcPr>
              <w:p w14:paraId="789048AC" w14:textId="4A1DECDA" w:rsidR="00581830" w:rsidRDefault="004C0D5D" w:rsidP="00581830">
                <w:ins w:id="55" w:author="Oliveira, Bruno" w:date="2017-09-16T15:06:00Z">
                  <w:r>
                    <w:t>0.3</w:t>
                  </w:r>
                </w:ins>
              </w:p>
            </w:tc>
            <w:tc>
              <w:tcPr>
                <w:tcW w:w="1329" w:type="dxa"/>
                <w:tcPrChange w:id="56" w:author="Oliveira, Bruno" w:date="2017-09-16T15:09:00Z">
                  <w:tcPr>
                    <w:tcW w:w="1329" w:type="dxa"/>
                  </w:tcPr>
                </w:tcPrChange>
              </w:tcPr>
              <w:p w14:paraId="5240DB21" w14:textId="0B5DB28C" w:rsidR="00581830" w:rsidRDefault="004C0D5D" w:rsidP="00581830">
                <w:pPr>
                  <w:cnfStyle w:val="000000000000" w:firstRow="0" w:lastRow="0" w:firstColumn="0" w:lastColumn="0" w:oddVBand="0" w:evenVBand="0" w:oddHBand="0" w:evenHBand="0" w:firstRowFirstColumn="0" w:firstRowLastColumn="0" w:lastRowFirstColumn="0" w:lastRowLastColumn="0"/>
                </w:pPr>
                <w:ins w:id="57" w:author="Oliveira, Bruno" w:date="2017-09-16T15:06:00Z">
                  <w:r>
                    <w:t>16.09.17</w:t>
                  </w:r>
                </w:ins>
              </w:p>
            </w:tc>
            <w:tc>
              <w:tcPr>
                <w:tcW w:w="2126" w:type="dxa"/>
                <w:tcPrChange w:id="58" w:author="Oliveira, Bruno" w:date="2017-09-16T15:09:00Z">
                  <w:tcPr>
                    <w:tcW w:w="2126" w:type="dxa"/>
                  </w:tcPr>
                </w:tcPrChange>
              </w:tcPr>
              <w:p w14:paraId="1D236984" w14:textId="34C74D63" w:rsidR="00581830" w:rsidRDefault="004C0D5D" w:rsidP="00581830">
                <w:pPr>
                  <w:cnfStyle w:val="000000000000" w:firstRow="0" w:lastRow="0" w:firstColumn="0" w:lastColumn="0" w:oddVBand="0" w:evenVBand="0" w:oddHBand="0" w:evenHBand="0" w:firstRowFirstColumn="0" w:firstRowLastColumn="0" w:lastRowFirstColumn="0" w:lastRowLastColumn="0"/>
                </w:pPr>
                <w:ins w:id="59" w:author="Oliveira, Bruno" w:date="2017-09-16T15:06:00Z">
                  <w:r>
                    <w:t>Bruno Oliveira</w:t>
                  </w:r>
                </w:ins>
              </w:p>
            </w:tc>
            <w:tc>
              <w:tcPr>
                <w:tcW w:w="3232" w:type="dxa"/>
                <w:tcPrChange w:id="60" w:author="Oliveira, Bruno" w:date="2017-09-16T15:09:00Z">
                  <w:tcPr>
                    <w:tcW w:w="3232" w:type="dxa"/>
                  </w:tcPr>
                </w:tcPrChange>
              </w:tcPr>
              <w:p w14:paraId="7293AF56" w14:textId="6897B6ED" w:rsidR="00581830" w:rsidRDefault="004C0D5D" w:rsidP="00581830">
                <w:pPr>
                  <w:cnfStyle w:val="000000000000" w:firstRow="0" w:lastRow="0" w:firstColumn="0" w:lastColumn="0" w:oddVBand="0" w:evenVBand="0" w:oddHBand="0" w:evenHBand="0" w:firstRowFirstColumn="0" w:firstRowLastColumn="0" w:lastRowFirstColumn="0" w:lastRowLastColumn="0"/>
                </w:pPr>
                <w:ins w:id="61" w:author="Oliveira, Bruno" w:date="2017-09-16T15:07:00Z">
                  <w:r>
                    <w:t>Anpassungen</w:t>
                  </w:r>
                </w:ins>
              </w:p>
            </w:tc>
            <w:tc>
              <w:tcPr>
                <w:tcW w:w="1559" w:type="dxa"/>
                <w:tcPrChange w:id="62" w:author="Oliveira, Bruno" w:date="2017-09-16T15:09:00Z">
                  <w:tcPr>
                    <w:tcW w:w="1559" w:type="dxa"/>
                  </w:tcPr>
                </w:tcPrChange>
              </w:tcPr>
              <w:p w14:paraId="26BA73E6" w14:textId="6C2A2143" w:rsidR="00581830" w:rsidRDefault="004C0D5D" w:rsidP="00581830">
                <w:pPr>
                  <w:cnfStyle w:val="000000000000" w:firstRow="0" w:lastRow="0" w:firstColumn="0" w:lastColumn="0" w:oddVBand="0" w:evenVBand="0" w:oddHBand="0" w:evenHBand="0" w:firstRowFirstColumn="0" w:firstRowLastColumn="0" w:lastRowFirstColumn="0" w:lastRowLastColumn="0"/>
                </w:pPr>
                <w:ins w:id="63" w:author="Oliveira, Bruno" w:date="2017-09-16T15:07:00Z">
                  <w:r>
                    <w:t>Draft</w:t>
                  </w:r>
                </w:ins>
              </w:p>
            </w:tc>
          </w:tr>
          <w:tr w:rsidR="00581830" w14:paraId="18D5EF1C" w14:textId="77777777" w:rsidTr="004C0D5D">
            <w:tblPrEx>
              <w:tblPrExChange w:id="64" w:author="Oliveira, Bruno" w:date="2017-09-16T15:09:00Z">
                <w:tblPrEx>
                  <w:tblCellMar>
                    <w:top w:w="85" w:type="dxa"/>
                    <w:bottom w:w="85" w:type="dxa"/>
                  </w:tblCellMar>
                </w:tblPrEx>
              </w:tblPrExChange>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Change w:id="65" w:author="Oliveira, Bruno" w:date="2017-09-16T15:09:00Z">
                  <w:tcPr>
                    <w:tcW w:w="1271" w:type="dxa"/>
                  </w:tcPr>
                </w:tcPrChange>
              </w:tcPr>
              <w:p w14:paraId="2F2285CE" w14:textId="16D09F76" w:rsidR="00581830" w:rsidRDefault="00581830" w:rsidP="00581830">
                <w:pPr>
                  <w:cnfStyle w:val="001000010000" w:firstRow="0" w:lastRow="0" w:firstColumn="1" w:lastColumn="0" w:oddVBand="0" w:evenVBand="0" w:oddHBand="0" w:evenHBand="1" w:firstRowFirstColumn="0" w:firstRowLastColumn="0" w:lastRowFirstColumn="0" w:lastRowLastColumn="0"/>
                </w:pPr>
              </w:p>
            </w:tc>
            <w:tc>
              <w:tcPr>
                <w:tcW w:w="1329" w:type="dxa"/>
                <w:tcPrChange w:id="66" w:author="Oliveira, Bruno" w:date="2017-09-16T15:09:00Z">
                  <w:tcPr>
                    <w:tcW w:w="1329" w:type="dxa"/>
                  </w:tcPr>
                </w:tcPrChange>
              </w:tcPr>
              <w:p w14:paraId="5A73F020" w14:textId="2DEA767F" w:rsidR="00581830" w:rsidRDefault="00581830" w:rsidP="00581830">
                <w:pPr>
                  <w:cnfStyle w:val="000000010000" w:firstRow="0" w:lastRow="0" w:firstColumn="0" w:lastColumn="0" w:oddVBand="0" w:evenVBand="0" w:oddHBand="0" w:evenHBand="1" w:firstRowFirstColumn="0" w:firstRowLastColumn="0" w:lastRowFirstColumn="0" w:lastRowLastColumn="0"/>
                </w:pPr>
              </w:p>
            </w:tc>
            <w:tc>
              <w:tcPr>
                <w:tcW w:w="2126" w:type="dxa"/>
                <w:tcPrChange w:id="67" w:author="Oliveira, Bruno" w:date="2017-09-16T15:09:00Z">
                  <w:tcPr>
                    <w:tcW w:w="2126" w:type="dxa"/>
                  </w:tcPr>
                </w:tcPrChange>
              </w:tcPr>
              <w:p w14:paraId="2CCFCF9F" w14:textId="61BD1564" w:rsidR="00581830" w:rsidRDefault="00581830" w:rsidP="00581830">
                <w:pPr>
                  <w:cnfStyle w:val="000000010000" w:firstRow="0" w:lastRow="0" w:firstColumn="0" w:lastColumn="0" w:oddVBand="0" w:evenVBand="0" w:oddHBand="0" w:evenHBand="1" w:firstRowFirstColumn="0" w:firstRowLastColumn="0" w:lastRowFirstColumn="0" w:lastRowLastColumn="0"/>
                </w:pPr>
              </w:p>
            </w:tc>
            <w:tc>
              <w:tcPr>
                <w:tcW w:w="3232" w:type="dxa"/>
                <w:tcPrChange w:id="68" w:author="Oliveira, Bruno" w:date="2017-09-16T15:09:00Z">
                  <w:tcPr>
                    <w:tcW w:w="3232" w:type="dxa"/>
                  </w:tcPr>
                </w:tcPrChange>
              </w:tcPr>
              <w:p w14:paraId="3B5CD1FE" w14:textId="1460D44C" w:rsidR="00581830" w:rsidRDefault="00581830" w:rsidP="00581830">
                <w:pPr>
                  <w:cnfStyle w:val="000000010000" w:firstRow="0" w:lastRow="0" w:firstColumn="0" w:lastColumn="0" w:oddVBand="0" w:evenVBand="0" w:oddHBand="0" w:evenHBand="1" w:firstRowFirstColumn="0" w:firstRowLastColumn="0" w:lastRowFirstColumn="0" w:lastRowLastColumn="0"/>
                </w:pPr>
              </w:p>
            </w:tc>
            <w:tc>
              <w:tcPr>
                <w:tcW w:w="1559" w:type="dxa"/>
                <w:tcPrChange w:id="69" w:author="Oliveira, Bruno" w:date="2017-09-16T15:09:00Z">
                  <w:tcPr>
                    <w:tcW w:w="1559" w:type="dxa"/>
                  </w:tcPr>
                </w:tcPrChange>
              </w:tcPr>
              <w:p w14:paraId="72F0BED5" w14:textId="77777777" w:rsidR="00581830" w:rsidRDefault="00581830" w:rsidP="00581830">
                <w:pPr>
                  <w:cnfStyle w:val="000000010000" w:firstRow="0" w:lastRow="0" w:firstColumn="0" w:lastColumn="0" w:oddVBand="0" w:evenVBand="0" w:oddHBand="0" w:evenHBand="1" w:firstRowFirstColumn="0" w:firstRowLastColumn="0" w:lastRowFirstColumn="0" w:lastRowLastColumn="0"/>
                </w:pPr>
              </w:p>
            </w:tc>
          </w:tr>
          <w:tr w:rsidR="00581830" w14:paraId="2CA015B3" w14:textId="77777777" w:rsidTr="004C0D5D">
            <w:tblPrEx>
              <w:tblPrExChange w:id="70" w:author="Oliveira, Bruno" w:date="2017-09-16T15:09:00Z">
                <w:tblPrEx>
                  <w:tblCellMar>
                    <w:top w:w="85" w:type="dxa"/>
                    <w:bottom w:w="85" w:type="dxa"/>
                  </w:tblCellMar>
                </w:tblPrEx>
              </w:tblPrExChange>
            </w:tblPrEx>
            <w:tc>
              <w:tcPr>
                <w:cnfStyle w:val="001000000000" w:firstRow="0" w:lastRow="0" w:firstColumn="1" w:lastColumn="0" w:oddVBand="0" w:evenVBand="0" w:oddHBand="0" w:evenHBand="0" w:firstRowFirstColumn="0" w:firstRowLastColumn="0" w:lastRowFirstColumn="0" w:lastRowLastColumn="0"/>
                <w:tcW w:w="1271" w:type="dxa"/>
                <w:tcPrChange w:id="71" w:author="Oliveira, Bruno" w:date="2017-09-16T15:09:00Z">
                  <w:tcPr>
                    <w:tcW w:w="1271" w:type="dxa"/>
                  </w:tcPr>
                </w:tcPrChange>
              </w:tcPr>
              <w:p w14:paraId="1A0BBADF" w14:textId="6D9181A7" w:rsidR="00581830" w:rsidRDefault="00581830" w:rsidP="00581830"/>
            </w:tc>
            <w:tc>
              <w:tcPr>
                <w:tcW w:w="1329" w:type="dxa"/>
                <w:tcPrChange w:id="72" w:author="Oliveira, Bruno" w:date="2017-09-16T15:09:00Z">
                  <w:tcPr>
                    <w:tcW w:w="1329" w:type="dxa"/>
                  </w:tcPr>
                </w:tcPrChange>
              </w:tcPr>
              <w:p w14:paraId="4F0CB761" w14:textId="39EA537C" w:rsidR="00581830" w:rsidRDefault="00581830" w:rsidP="00581830">
                <w:pPr>
                  <w:cnfStyle w:val="000000000000" w:firstRow="0" w:lastRow="0" w:firstColumn="0" w:lastColumn="0" w:oddVBand="0" w:evenVBand="0" w:oddHBand="0" w:evenHBand="0" w:firstRowFirstColumn="0" w:firstRowLastColumn="0" w:lastRowFirstColumn="0" w:lastRowLastColumn="0"/>
                </w:pPr>
              </w:p>
            </w:tc>
            <w:tc>
              <w:tcPr>
                <w:tcW w:w="2126" w:type="dxa"/>
                <w:tcPrChange w:id="73" w:author="Oliveira, Bruno" w:date="2017-09-16T15:09:00Z">
                  <w:tcPr>
                    <w:tcW w:w="2126" w:type="dxa"/>
                  </w:tcPr>
                </w:tcPrChange>
              </w:tcPr>
              <w:p w14:paraId="35E3F12F" w14:textId="079D559E" w:rsidR="00581830" w:rsidRDefault="00581830" w:rsidP="00581830">
                <w:pPr>
                  <w:cnfStyle w:val="000000000000" w:firstRow="0" w:lastRow="0" w:firstColumn="0" w:lastColumn="0" w:oddVBand="0" w:evenVBand="0" w:oddHBand="0" w:evenHBand="0" w:firstRowFirstColumn="0" w:firstRowLastColumn="0" w:lastRowFirstColumn="0" w:lastRowLastColumn="0"/>
                </w:pPr>
              </w:p>
            </w:tc>
            <w:tc>
              <w:tcPr>
                <w:tcW w:w="3232" w:type="dxa"/>
                <w:tcPrChange w:id="74" w:author="Oliveira, Bruno" w:date="2017-09-16T15:09:00Z">
                  <w:tcPr>
                    <w:tcW w:w="3232" w:type="dxa"/>
                  </w:tcPr>
                </w:tcPrChange>
              </w:tcPr>
              <w:p w14:paraId="04A875F7" w14:textId="5C82239E" w:rsidR="00581830" w:rsidRDefault="00581830" w:rsidP="00581830">
                <w:pPr>
                  <w:cnfStyle w:val="000000000000" w:firstRow="0" w:lastRow="0" w:firstColumn="0" w:lastColumn="0" w:oddVBand="0" w:evenVBand="0" w:oddHBand="0" w:evenHBand="0" w:firstRowFirstColumn="0" w:firstRowLastColumn="0" w:lastRowFirstColumn="0" w:lastRowLastColumn="0"/>
                </w:pPr>
              </w:p>
            </w:tc>
            <w:tc>
              <w:tcPr>
                <w:tcW w:w="1559" w:type="dxa"/>
                <w:tcPrChange w:id="75" w:author="Oliveira, Bruno" w:date="2017-09-16T15:09:00Z">
                  <w:tcPr>
                    <w:tcW w:w="1559" w:type="dxa"/>
                  </w:tcPr>
                </w:tcPrChange>
              </w:tcPr>
              <w:p w14:paraId="4DC228B2" w14:textId="77777777" w:rsidR="00581830" w:rsidRDefault="00581830" w:rsidP="00581830">
                <w:pPr>
                  <w:cnfStyle w:val="000000000000" w:firstRow="0" w:lastRow="0" w:firstColumn="0" w:lastColumn="0" w:oddVBand="0" w:evenVBand="0" w:oddHBand="0" w:evenHBand="0" w:firstRowFirstColumn="0" w:firstRowLastColumn="0" w:lastRowFirstColumn="0" w:lastRowLastColumn="0"/>
                </w:pPr>
              </w:p>
            </w:tc>
          </w:tr>
        </w:tbl>
        <w:p w14:paraId="0BC78825" w14:textId="642B9D66" w:rsidR="00AA13D9" w:rsidRPr="004C0D5D" w:rsidRDefault="00AA13D9" w:rsidP="004C0D5D">
          <w:pPr>
            <w:pStyle w:val="Beschriftung"/>
            <w:rPr>
              <w:rFonts w:ascii="Calibri" w:hAnsi="Calibri" w:cs="Calibri"/>
              <w:color w:val="000000"/>
              <w:rPrChange w:id="76" w:author="Oliveira, Bruno" w:date="2017-09-16T15:09:00Z">
                <w:rPr/>
              </w:rPrChange>
            </w:rPr>
          </w:pPr>
          <w:bookmarkStart w:id="77" w:name="_Toc472579061"/>
          <w:r w:rsidRPr="004C0D5D">
            <w:rPr>
              <w:rFonts w:ascii="Calibri" w:hAnsi="Calibri" w:cs="Calibri"/>
              <w:color w:val="000000"/>
              <w:rPrChange w:id="78" w:author="Oliveira, Bruno" w:date="2017-09-16T15:09:00Z">
                <w:rPr/>
              </w:rPrChange>
            </w:rPr>
            <w:t xml:space="preserve">Tabelle </w:t>
          </w:r>
          <w:r w:rsidR="002C6215" w:rsidRPr="004C0D5D">
            <w:rPr>
              <w:rFonts w:ascii="Calibri" w:hAnsi="Calibri" w:cs="Calibri"/>
              <w:color w:val="000000"/>
              <w:rPrChange w:id="79" w:author="Oliveira, Bruno" w:date="2017-09-16T15:09:00Z">
                <w:rPr/>
              </w:rPrChange>
            </w:rPr>
            <w:fldChar w:fldCharType="begin"/>
          </w:r>
          <w:r w:rsidR="002C6215" w:rsidRPr="004C0D5D">
            <w:rPr>
              <w:rFonts w:ascii="Calibri" w:hAnsi="Calibri" w:cs="Calibri"/>
              <w:color w:val="000000"/>
              <w:rPrChange w:id="80" w:author="Oliveira, Bruno" w:date="2017-09-16T15:09:00Z">
                <w:rPr/>
              </w:rPrChange>
            </w:rPr>
            <w:instrText xml:space="preserve"> SEQ Tabelle \* ARABIC </w:instrText>
          </w:r>
          <w:r w:rsidR="002C6215" w:rsidRPr="004C0D5D">
            <w:rPr>
              <w:rFonts w:ascii="Calibri" w:hAnsi="Calibri" w:cs="Calibri"/>
              <w:color w:val="000000"/>
              <w:rPrChange w:id="81" w:author="Oliveira, Bruno" w:date="2017-09-16T15:09:00Z">
                <w:rPr>
                  <w:noProof/>
                </w:rPr>
              </w:rPrChange>
            </w:rPr>
            <w:fldChar w:fldCharType="separate"/>
          </w:r>
          <w:ins w:id="82" w:author="Oliveira, Bruno" w:date="2017-09-16T15:09:00Z">
            <w:r w:rsidR="004C0D5D">
              <w:rPr>
                <w:rFonts w:ascii="Calibri" w:hAnsi="Calibri" w:cs="Calibri"/>
                <w:noProof/>
                <w:color w:val="000000"/>
              </w:rPr>
              <w:t>2</w:t>
            </w:r>
          </w:ins>
          <w:del w:id="83" w:author="Oliveira, Bruno" w:date="2017-09-16T15:09:00Z">
            <w:r w:rsidR="004C0D5D" w:rsidRPr="004C0D5D" w:rsidDel="004C0D5D">
              <w:rPr>
                <w:rFonts w:ascii="Calibri" w:hAnsi="Calibri" w:cs="Calibri"/>
                <w:noProof/>
                <w:color w:val="000000"/>
                <w:rPrChange w:id="84" w:author="Oliveira, Bruno" w:date="2017-09-16T15:09:00Z">
                  <w:rPr>
                    <w:noProof/>
                  </w:rPr>
                </w:rPrChange>
              </w:rPr>
              <w:delText>2</w:delText>
            </w:r>
          </w:del>
          <w:r w:rsidR="002C6215" w:rsidRPr="004C0D5D">
            <w:rPr>
              <w:rFonts w:ascii="Calibri" w:hAnsi="Calibri" w:cs="Calibri"/>
              <w:noProof/>
              <w:color w:val="000000"/>
              <w:rPrChange w:id="85" w:author="Oliveira, Bruno" w:date="2017-09-16T15:09:00Z">
                <w:rPr>
                  <w:noProof/>
                </w:rPr>
              </w:rPrChange>
            </w:rPr>
            <w:fldChar w:fldCharType="end"/>
          </w:r>
          <w:r w:rsidRPr="004C0D5D">
            <w:rPr>
              <w:rFonts w:ascii="Calibri" w:hAnsi="Calibri" w:cs="Calibri"/>
              <w:color w:val="000000"/>
              <w:rPrChange w:id="86" w:author="Oliveira, Bruno" w:date="2017-09-16T15:09:00Z">
                <w:rPr/>
              </w:rPrChange>
            </w:rPr>
            <w:t>: Versionshistorie</w:t>
          </w:r>
          <w:bookmarkEnd w:id="77"/>
        </w:p>
        <w:p w14:paraId="2A3B2112" w14:textId="5499EBA6" w:rsidR="007E36B0" w:rsidRDefault="007E36B0" w:rsidP="00820455">
          <w:pPr>
            <w:pStyle w:val="Abbildungsverzeichnis"/>
            <w:rPr>
              <w:b/>
              <w:noProof/>
            </w:rPr>
          </w:pPr>
        </w:p>
        <w:p w14:paraId="69E33F25" w14:textId="77777777" w:rsidR="00832890" w:rsidRPr="00832890" w:rsidRDefault="00832890" w:rsidP="00832890"/>
        <w:p w14:paraId="7D447F6A" w14:textId="2C83E759" w:rsidR="00950697" w:rsidRPr="00950697" w:rsidRDefault="00411907" w:rsidP="00950697">
          <w:pPr>
            <w:pStyle w:val="Abbildungsverzeichnis"/>
            <w:tabs>
              <w:tab w:val="right" w:leader="dot" w:pos="9356"/>
            </w:tabs>
            <w:spacing w:after="120"/>
            <w:sectPr w:rsidR="00950697" w:rsidRPr="00950697" w:rsidSect="004C0D5D">
              <w:headerReference w:type="first" r:id="rId13"/>
              <w:footerReference w:type="first" r:id="rId14"/>
              <w:pgSz w:w="11906" w:h="16838" w:code="9"/>
              <w:pgMar w:top="1134" w:right="1134" w:bottom="1134" w:left="1417" w:header="709" w:footer="709" w:gutter="0"/>
              <w:cols w:space="708"/>
              <w:titlePg/>
              <w:docGrid w:linePitch="360"/>
            </w:sectPr>
          </w:pPr>
        </w:p>
      </w:sdtContent>
    </w:sdt>
    <w:p w14:paraId="5B4EFF85" w14:textId="72547871" w:rsidR="00BE3606" w:rsidRDefault="00BE3606" w:rsidP="00BE3606">
      <w:pPr>
        <w:pStyle w:val="berschrift1"/>
        <w:keepLines w:val="0"/>
        <w:pageBreakBefore w:val="0"/>
        <w:tabs>
          <w:tab w:val="num" w:pos="432"/>
        </w:tabs>
        <w:spacing w:before="240" w:after="0" w:line="240" w:lineRule="auto"/>
        <w:jc w:val="both"/>
      </w:pPr>
      <w:bookmarkStart w:id="87" w:name="_Toc490144816"/>
      <w:bookmarkStart w:id="88" w:name="_Toc492580159"/>
      <w:r>
        <w:lastRenderedPageBreak/>
        <w:t>System-/Applikationsbeschreibung</w:t>
      </w:r>
      <w:bookmarkEnd w:id="87"/>
      <w:bookmarkEnd w:id="88"/>
    </w:p>
    <w:p w14:paraId="5EEB3C12" w14:textId="5D1B2C00" w:rsidR="005F6105" w:rsidRDefault="005F6105" w:rsidP="005F6105">
      <w:r>
        <w:t>Dieses Dokument beschreibt die Installation und Konfiguration von IBM QRadar SIEM bei der Pluscard. QRadar-SIEM wurde in der Version 7.3.0 Patch 3 installiert. Unter den neuen Features von der installierten Version sind folgende Eigenschaften nennenswert:</w:t>
      </w:r>
    </w:p>
    <w:p w14:paraId="09D0705E" w14:textId="77777777" w:rsidR="005F6105" w:rsidRPr="000F76D7" w:rsidRDefault="005F6105" w:rsidP="005F6105">
      <w:pPr>
        <w:numPr>
          <w:ilvl w:val="0"/>
          <w:numId w:val="16"/>
        </w:numPr>
        <w:spacing w:before="100" w:beforeAutospacing="1" w:after="100" w:afterAutospacing="1" w:line="240" w:lineRule="auto"/>
        <w:rPr>
          <w:rFonts w:ascii="Times New Roman" w:eastAsia="Times New Roman" w:hAnsi="Times New Roman"/>
          <w:sz w:val="24"/>
          <w:szCs w:val="24"/>
          <w:lang w:val="en-US"/>
        </w:rPr>
      </w:pPr>
      <w:r w:rsidRPr="000F76D7">
        <w:rPr>
          <w:rFonts w:ascii="Times New Roman" w:eastAsia="Times New Roman" w:hAnsi="Times New Roman"/>
          <w:sz w:val="24"/>
          <w:szCs w:val="24"/>
          <w:lang w:val="en-US"/>
        </w:rPr>
        <w:t xml:space="preserve">Events per second and flows per minute are now combined in to shared license pools that can be distributed as administrators require across the deployment. </w:t>
      </w:r>
    </w:p>
    <w:p w14:paraId="1C738743" w14:textId="77777777" w:rsidR="005F6105" w:rsidRPr="000F76D7" w:rsidRDefault="005F6105" w:rsidP="005F6105">
      <w:pPr>
        <w:numPr>
          <w:ilvl w:val="0"/>
          <w:numId w:val="16"/>
        </w:numPr>
        <w:spacing w:before="100" w:beforeAutospacing="1" w:after="100" w:afterAutospacing="1" w:line="240" w:lineRule="auto"/>
        <w:rPr>
          <w:rFonts w:ascii="Times New Roman" w:eastAsia="Times New Roman" w:hAnsi="Times New Roman"/>
          <w:sz w:val="24"/>
          <w:szCs w:val="24"/>
          <w:lang w:val="en-US"/>
        </w:rPr>
      </w:pPr>
      <w:r w:rsidRPr="000F76D7">
        <w:rPr>
          <w:rFonts w:ascii="Times New Roman" w:eastAsia="Times New Roman" w:hAnsi="Times New Roman"/>
          <w:sz w:val="24"/>
          <w:szCs w:val="24"/>
          <w:lang w:val="en-US"/>
        </w:rPr>
        <w:t xml:space="preserve">QRadar updates the core operating system to Red Hat Enterprise 7.3. </w:t>
      </w:r>
    </w:p>
    <w:p w14:paraId="1718E943" w14:textId="77777777" w:rsidR="005F6105" w:rsidRPr="000F76D7" w:rsidRDefault="005F6105" w:rsidP="005F6105">
      <w:pPr>
        <w:numPr>
          <w:ilvl w:val="0"/>
          <w:numId w:val="16"/>
        </w:numPr>
        <w:spacing w:before="100" w:beforeAutospacing="1" w:after="100" w:afterAutospacing="1" w:line="240" w:lineRule="auto"/>
        <w:rPr>
          <w:rFonts w:ascii="Times New Roman" w:eastAsia="Times New Roman" w:hAnsi="Times New Roman"/>
          <w:sz w:val="24"/>
          <w:szCs w:val="24"/>
          <w:lang w:val="en-US"/>
        </w:rPr>
      </w:pPr>
      <w:r w:rsidRPr="000F76D7">
        <w:rPr>
          <w:rFonts w:ascii="Times New Roman" w:eastAsia="Times New Roman" w:hAnsi="Times New Roman"/>
          <w:sz w:val="24"/>
          <w:szCs w:val="24"/>
          <w:lang w:val="en-US"/>
        </w:rPr>
        <w:t>New installations can now use Logical Volume Management (LV</w:t>
      </w:r>
      <w:r>
        <w:rPr>
          <w:rFonts w:ascii="Times New Roman" w:eastAsia="Times New Roman" w:hAnsi="Times New Roman"/>
          <w:sz w:val="24"/>
          <w:szCs w:val="24"/>
          <w:lang w:val="en-US"/>
        </w:rPr>
        <w:t>M</w:t>
      </w:r>
      <w:r w:rsidRPr="000F76D7">
        <w:rPr>
          <w:rFonts w:ascii="Times New Roman" w:eastAsia="Times New Roman" w:hAnsi="Times New Roman"/>
          <w:sz w:val="24"/>
          <w:szCs w:val="24"/>
          <w:lang w:val="en-US"/>
        </w:rPr>
        <w:t xml:space="preserve">) for disk and partition management. </w:t>
      </w:r>
    </w:p>
    <w:p w14:paraId="31B9739A" w14:textId="77777777" w:rsidR="005F6105" w:rsidRPr="000F76D7" w:rsidRDefault="005F6105" w:rsidP="005F6105">
      <w:pPr>
        <w:numPr>
          <w:ilvl w:val="0"/>
          <w:numId w:val="16"/>
        </w:numPr>
        <w:spacing w:before="100" w:beforeAutospacing="1" w:after="100" w:afterAutospacing="1" w:line="240" w:lineRule="auto"/>
        <w:rPr>
          <w:rFonts w:ascii="Times New Roman" w:eastAsia="Times New Roman" w:hAnsi="Times New Roman"/>
          <w:sz w:val="24"/>
          <w:szCs w:val="24"/>
          <w:lang w:val="en-US"/>
        </w:rPr>
      </w:pPr>
      <w:r w:rsidRPr="000F76D7">
        <w:rPr>
          <w:rFonts w:ascii="Times New Roman" w:eastAsia="Times New Roman" w:hAnsi="Times New Roman"/>
          <w:sz w:val="24"/>
          <w:szCs w:val="24"/>
          <w:lang w:val="en-US"/>
        </w:rPr>
        <w:t xml:space="preserve">Activation keys are no required as administrators can select an installation type based on the performance of the appliance. </w:t>
      </w:r>
    </w:p>
    <w:p w14:paraId="3294A0A1" w14:textId="77777777" w:rsidR="005F6105" w:rsidRPr="000F76D7" w:rsidRDefault="005F6105" w:rsidP="005F6105">
      <w:pPr>
        <w:numPr>
          <w:ilvl w:val="0"/>
          <w:numId w:val="16"/>
        </w:numPr>
        <w:spacing w:before="100" w:beforeAutospacing="1" w:after="100" w:afterAutospacing="1" w:line="240" w:lineRule="auto"/>
        <w:rPr>
          <w:rFonts w:ascii="Times New Roman" w:eastAsia="Times New Roman" w:hAnsi="Times New Roman"/>
          <w:sz w:val="24"/>
          <w:szCs w:val="24"/>
          <w:lang w:val="en-US"/>
        </w:rPr>
      </w:pPr>
      <w:r w:rsidRPr="000F76D7">
        <w:rPr>
          <w:rFonts w:ascii="Times New Roman" w:eastAsia="Times New Roman" w:hAnsi="Times New Roman"/>
          <w:sz w:val="24"/>
          <w:szCs w:val="24"/>
          <w:lang w:val="en-US"/>
        </w:rPr>
        <w:t xml:space="preserve">Log source limits are removed after updating to QRadar 7.3.0. Administrates can have an unlimited number of log sources in their deployment. </w:t>
      </w:r>
    </w:p>
    <w:p w14:paraId="0AE3177C" w14:textId="77777777" w:rsidR="005F6105" w:rsidRPr="000F76D7" w:rsidRDefault="005F6105" w:rsidP="005F6105">
      <w:pPr>
        <w:numPr>
          <w:ilvl w:val="0"/>
          <w:numId w:val="16"/>
        </w:numPr>
        <w:spacing w:before="100" w:beforeAutospacing="1" w:after="100" w:afterAutospacing="1" w:line="240" w:lineRule="auto"/>
        <w:rPr>
          <w:rFonts w:ascii="Times New Roman" w:eastAsia="Times New Roman" w:hAnsi="Times New Roman"/>
          <w:sz w:val="24"/>
          <w:szCs w:val="24"/>
          <w:lang w:val="en-US"/>
        </w:rPr>
      </w:pPr>
      <w:r w:rsidRPr="000F76D7">
        <w:rPr>
          <w:rFonts w:ascii="Times New Roman" w:eastAsia="Times New Roman" w:hAnsi="Times New Roman"/>
          <w:sz w:val="24"/>
          <w:szCs w:val="24"/>
          <w:lang w:val="en-US"/>
        </w:rPr>
        <w:t xml:space="preserve">QRadar now uses TLS v1.2 for secure communications between hosts and for internal communications. </w:t>
      </w:r>
    </w:p>
    <w:p w14:paraId="45089F1A" w14:textId="77777777" w:rsidR="005F6105" w:rsidRPr="000F76D7" w:rsidRDefault="005F6105" w:rsidP="005F6105">
      <w:pPr>
        <w:numPr>
          <w:ilvl w:val="0"/>
          <w:numId w:val="16"/>
        </w:numPr>
        <w:spacing w:before="100" w:beforeAutospacing="1" w:after="100" w:afterAutospacing="1" w:line="240" w:lineRule="auto"/>
        <w:rPr>
          <w:rFonts w:ascii="Times New Roman" w:eastAsia="Times New Roman" w:hAnsi="Times New Roman"/>
          <w:sz w:val="24"/>
          <w:szCs w:val="24"/>
          <w:lang w:val="en-US"/>
        </w:rPr>
      </w:pPr>
      <w:r w:rsidRPr="000F76D7">
        <w:rPr>
          <w:rFonts w:ascii="Times New Roman" w:eastAsia="Times New Roman" w:hAnsi="Times New Roman"/>
          <w:sz w:val="24"/>
          <w:szCs w:val="24"/>
          <w:lang w:val="en-US"/>
        </w:rPr>
        <w:t xml:space="preserve">Tenants in QRadar can now create their on reference data collections. </w:t>
      </w:r>
    </w:p>
    <w:p w14:paraId="76CC84FB" w14:textId="77777777" w:rsidR="005F6105" w:rsidRPr="000F76D7" w:rsidRDefault="005F6105" w:rsidP="005F6105">
      <w:pPr>
        <w:numPr>
          <w:ilvl w:val="0"/>
          <w:numId w:val="16"/>
        </w:numPr>
        <w:spacing w:before="100" w:beforeAutospacing="1" w:after="100" w:afterAutospacing="1" w:line="240" w:lineRule="auto"/>
        <w:rPr>
          <w:rFonts w:ascii="Times New Roman" w:eastAsia="Times New Roman" w:hAnsi="Times New Roman"/>
          <w:sz w:val="24"/>
          <w:szCs w:val="24"/>
          <w:lang w:val="en-US"/>
        </w:rPr>
      </w:pPr>
      <w:r w:rsidRPr="000F76D7">
        <w:rPr>
          <w:rFonts w:ascii="Times New Roman" w:eastAsia="Times New Roman" w:hAnsi="Times New Roman"/>
          <w:sz w:val="24"/>
          <w:szCs w:val="24"/>
          <w:lang w:val="en-US"/>
        </w:rPr>
        <w:t xml:space="preserve">Tenants in QRadar can now create their own custom event/flow properties; however, the MSSP administrator is the only user that can optimize these custom properties. </w:t>
      </w:r>
    </w:p>
    <w:p w14:paraId="1F16778A" w14:textId="77777777" w:rsidR="005F6105" w:rsidRPr="000F76D7" w:rsidRDefault="005F6105" w:rsidP="005F6105">
      <w:pPr>
        <w:numPr>
          <w:ilvl w:val="0"/>
          <w:numId w:val="16"/>
        </w:numPr>
        <w:spacing w:before="100" w:beforeAutospacing="1" w:after="100" w:afterAutospacing="1" w:line="240" w:lineRule="auto"/>
        <w:rPr>
          <w:rFonts w:ascii="Times New Roman" w:eastAsia="Times New Roman" w:hAnsi="Times New Roman"/>
          <w:sz w:val="24"/>
          <w:szCs w:val="24"/>
          <w:lang w:val="en-US"/>
        </w:rPr>
      </w:pPr>
      <w:r w:rsidRPr="000F76D7">
        <w:rPr>
          <w:rFonts w:ascii="Times New Roman" w:eastAsia="Times New Roman" w:hAnsi="Times New Roman"/>
          <w:sz w:val="24"/>
          <w:szCs w:val="24"/>
          <w:lang w:val="en-US"/>
        </w:rPr>
        <w:t xml:space="preserve">HA performance has been improved on Event Collector appliances (15xx) to reduce collection downtime during a failover. </w:t>
      </w:r>
    </w:p>
    <w:p w14:paraId="3BF4A168" w14:textId="77777777" w:rsidR="005F6105" w:rsidRPr="000F76D7" w:rsidRDefault="005F6105" w:rsidP="005F6105">
      <w:pPr>
        <w:numPr>
          <w:ilvl w:val="0"/>
          <w:numId w:val="16"/>
        </w:numPr>
        <w:spacing w:before="100" w:beforeAutospacing="1" w:after="100" w:afterAutospacing="1" w:line="240" w:lineRule="auto"/>
        <w:rPr>
          <w:rFonts w:ascii="Times New Roman" w:eastAsia="Times New Roman" w:hAnsi="Times New Roman"/>
          <w:sz w:val="24"/>
          <w:szCs w:val="24"/>
          <w:lang w:val="en-US"/>
        </w:rPr>
      </w:pPr>
      <w:r w:rsidRPr="000F76D7">
        <w:rPr>
          <w:rFonts w:ascii="Times New Roman" w:eastAsia="Times New Roman" w:hAnsi="Times New Roman"/>
          <w:sz w:val="24"/>
          <w:szCs w:val="24"/>
          <w:lang w:val="en-US"/>
        </w:rPr>
        <w:t xml:space="preserve">HA now provides new sensors to detect new or unique failover scenarios,. </w:t>
      </w:r>
    </w:p>
    <w:p w14:paraId="32E0D611" w14:textId="77777777" w:rsidR="005F6105" w:rsidRPr="000F76D7" w:rsidRDefault="005F6105" w:rsidP="005F6105">
      <w:pPr>
        <w:numPr>
          <w:ilvl w:val="0"/>
          <w:numId w:val="16"/>
        </w:numPr>
        <w:spacing w:before="100" w:beforeAutospacing="1" w:after="100" w:afterAutospacing="1" w:line="240" w:lineRule="auto"/>
        <w:rPr>
          <w:rFonts w:ascii="Times New Roman" w:eastAsia="Times New Roman" w:hAnsi="Times New Roman"/>
          <w:sz w:val="24"/>
          <w:szCs w:val="24"/>
          <w:lang w:val="en-US"/>
        </w:rPr>
      </w:pPr>
      <w:r w:rsidRPr="000F76D7">
        <w:rPr>
          <w:rFonts w:ascii="Times New Roman" w:eastAsia="Times New Roman" w:hAnsi="Times New Roman"/>
          <w:sz w:val="24"/>
          <w:szCs w:val="24"/>
          <w:lang w:val="en-US"/>
        </w:rPr>
        <w:t xml:space="preserve">Two new appliance types are now available: 1. An M5 xx29 for use as an All-in-One 3129, Flow Processor 1729, or an Event Processor 1629. 2. An M5 xx48 high performance appliance for large systems or high throughput processing with 28 cores and 18TB of SSD storage. </w:t>
      </w:r>
    </w:p>
    <w:p w14:paraId="7681285C" w14:textId="77777777" w:rsidR="005F6105" w:rsidRPr="000F76D7" w:rsidRDefault="005F6105" w:rsidP="005F6105">
      <w:pPr>
        <w:numPr>
          <w:ilvl w:val="0"/>
          <w:numId w:val="16"/>
        </w:numPr>
        <w:spacing w:before="100" w:beforeAutospacing="1" w:after="100" w:afterAutospacing="1" w:line="240" w:lineRule="auto"/>
        <w:rPr>
          <w:rFonts w:ascii="Times New Roman" w:eastAsia="Times New Roman" w:hAnsi="Times New Roman"/>
          <w:sz w:val="24"/>
          <w:szCs w:val="24"/>
          <w:lang w:val="en-US"/>
        </w:rPr>
      </w:pPr>
      <w:r w:rsidRPr="000F76D7">
        <w:rPr>
          <w:rFonts w:ascii="Times New Roman" w:eastAsia="Times New Roman" w:hAnsi="Times New Roman"/>
          <w:sz w:val="24"/>
          <w:szCs w:val="24"/>
          <w:lang w:val="en-US"/>
        </w:rPr>
        <w:t xml:space="preserve">A number of API updates have been made to support new features. </w:t>
      </w:r>
    </w:p>
    <w:p w14:paraId="53F637A0" w14:textId="77777777" w:rsidR="005F6105" w:rsidRPr="000F76D7" w:rsidRDefault="005F6105" w:rsidP="005F6105">
      <w:pPr>
        <w:numPr>
          <w:ilvl w:val="0"/>
          <w:numId w:val="16"/>
        </w:numPr>
        <w:spacing w:before="100" w:beforeAutospacing="1" w:after="100" w:afterAutospacing="1" w:line="240" w:lineRule="auto"/>
        <w:rPr>
          <w:rFonts w:ascii="Times New Roman" w:eastAsia="Times New Roman" w:hAnsi="Times New Roman"/>
          <w:sz w:val="24"/>
          <w:szCs w:val="24"/>
          <w:lang w:val="en-US"/>
        </w:rPr>
      </w:pPr>
      <w:r w:rsidRPr="000F76D7">
        <w:rPr>
          <w:rFonts w:ascii="Times New Roman" w:eastAsia="Times New Roman" w:hAnsi="Times New Roman"/>
          <w:sz w:val="24"/>
          <w:szCs w:val="24"/>
          <w:lang w:val="en-US"/>
        </w:rPr>
        <w:t xml:space="preserve">Ariel Query Language (AQL) now supports session queries, bitwise operators, and explicit start, stop, and begin functions. </w:t>
      </w:r>
    </w:p>
    <w:p w14:paraId="27C0C5AD" w14:textId="77777777" w:rsidR="005F6105" w:rsidRPr="000F76D7" w:rsidRDefault="005F6105" w:rsidP="005F6105">
      <w:pPr>
        <w:numPr>
          <w:ilvl w:val="0"/>
          <w:numId w:val="16"/>
        </w:numPr>
        <w:spacing w:before="100" w:beforeAutospacing="1" w:after="100" w:afterAutospacing="1" w:line="240" w:lineRule="auto"/>
        <w:rPr>
          <w:rFonts w:ascii="Times New Roman" w:eastAsia="Times New Roman" w:hAnsi="Times New Roman"/>
          <w:sz w:val="24"/>
          <w:szCs w:val="24"/>
          <w:lang w:val="en-US"/>
        </w:rPr>
      </w:pPr>
      <w:r w:rsidRPr="000F76D7">
        <w:rPr>
          <w:rFonts w:ascii="Times New Roman" w:eastAsia="Times New Roman" w:hAnsi="Times New Roman"/>
          <w:sz w:val="24"/>
          <w:szCs w:val="24"/>
          <w:lang w:val="en-US"/>
        </w:rPr>
        <w:t xml:space="preserve">An updated app framework and a new App Node is available to host QRadar apps off of the Console to preserve resources. </w:t>
      </w:r>
    </w:p>
    <w:p w14:paraId="296C3B71" w14:textId="20EC7E1D" w:rsidR="005F6105" w:rsidRDefault="005F6105" w:rsidP="005F6105">
      <w:pPr>
        <w:numPr>
          <w:ilvl w:val="0"/>
          <w:numId w:val="16"/>
        </w:numPr>
        <w:spacing w:before="100" w:beforeAutospacing="1" w:after="100" w:afterAutospacing="1" w:line="240" w:lineRule="auto"/>
        <w:rPr>
          <w:rFonts w:ascii="Times New Roman" w:eastAsia="Times New Roman" w:hAnsi="Times New Roman"/>
          <w:sz w:val="24"/>
          <w:szCs w:val="24"/>
          <w:lang w:val="en-US"/>
        </w:rPr>
      </w:pPr>
      <w:r w:rsidRPr="000F76D7">
        <w:rPr>
          <w:rFonts w:ascii="Times New Roman" w:eastAsia="Times New Roman" w:hAnsi="Times New Roman"/>
          <w:sz w:val="24"/>
          <w:szCs w:val="24"/>
          <w:lang w:val="en-US"/>
        </w:rPr>
        <w:t xml:space="preserve">Remote Networks and Remote Services user interfaces are now improved. </w:t>
      </w:r>
    </w:p>
    <w:p w14:paraId="52D4EB77" w14:textId="77777777" w:rsidR="005F6105" w:rsidRDefault="005F6105" w:rsidP="005F6105">
      <w:pPr>
        <w:pStyle w:val="berschrift2"/>
        <w:keepLines w:val="0"/>
        <w:tabs>
          <w:tab w:val="num" w:pos="720"/>
        </w:tabs>
        <w:spacing w:before="240" w:after="60" w:line="240" w:lineRule="auto"/>
        <w:ind w:left="720" w:hanging="720"/>
        <w:jc w:val="both"/>
      </w:pPr>
      <w:bookmarkStart w:id="89" w:name="_Toc490144817"/>
      <w:bookmarkStart w:id="90" w:name="_Toc492580160"/>
      <w:r>
        <w:t>Übersichtsplan (QRadar)</w:t>
      </w:r>
      <w:bookmarkEnd w:id="89"/>
      <w:bookmarkEnd w:id="90"/>
    </w:p>
    <w:p w14:paraId="3D04EDEE" w14:textId="581493DB" w:rsidR="005F6105" w:rsidRDefault="005F6105" w:rsidP="005F6105">
      <w:r>
        <w:t xml:space="preserve">Das gesamte Konstrukt besteht aus zwei </w:t>
      </w:r>
      <w:r w:rsidRPr="002C6215">
        <w:rPr>
          <w:rPrChange w:id="91" w:author="Oliveira, Bruno" w:date="2017-09-16T14:38:00Z">
            <w:rPr>
              <w:highlight w:val="yellow"/>
            </w:rPr>
          </w:rPrChange>
        </w:rPr>
        <w:t>3105</w:t>
      </w:r>
      <w:r>
        <w:t xml:space="preserve"> All-in-One Appliances, die als HA-Cluster am Standort Saabrücken betrieben werden.</w:t>
      </w:r>
    </w:p>
    <w:p w14:paraId="28A57996" w14:textId="77777777" w:rsidR="004C0D5D" w:rsidRDefault="005F6105">
      <w:pPr>
        <w:jc w:val="center"/>
        <w:rPr>
          <w:ins w:id="92" w:author="Oliveira, Bruno" w:date="2017-09-16T15:07:00Z"/>
        </w:rPr>
        <w:pPrChange w:id="93" w:author="Oliveira, Bruno" w:date="2017-09-16T15:07:00Z">
          <w:pPr>
            <w:keepNext/>
            <w:spacing w:before="100" w:beforeAutospacing="1" w:after="100" w:afterAutospacing="1" w:line="240" w:lineRule="auto"/>
            <w:jc w:val="center"/>
          </w:pPr>
        </w:pPrChange>
      </w:pPr>
      <w:r>
        <w:rPr>
          <w:noProof/>
          <w:lang w:eastAsia="de-DE"/>
        </w:rPr>
        <w:lastRenderedPageBreak/>
        <w:drawing>
          <wp:inline distT="0" distB="0" distL="0" distR="0" wp14:anchorId="40EE6B11" wp14:editId="5AE9071B">
            <wp:extent cx="2829436" cy="4035616"/>
            <wp:effectExtent l="19050" t="19050" r="28575" b="222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9436" cy="4035616"/>
                    </a:xfrm>
                    <a:prstGeom prst="rect">
                      <a:avLst/>
                    </a:prstGeom>
                    <a:ln w="12696" cmpd="sng">
                      <a:solidFill>
                        <a:srgbClr val="000000"/>
                      </a:solidFill>
                      <a:prstDash val="solid"/>
                    </a:ln>
                  </pic:spPr>
                </pic:pic>
              </a:graphicData>
            </a:graphic>
          </wp:inline>
        </w:drawing>
      </w:r>
    </w:p>
    <w:p w14:paraId="2BAEEABD" w14:textId="0CC59B07" w:rsidR="005F6105" w:rsidRPr="004C0D5D" w:rsidRDefault="004C0D5D">
      <w:pPr>
        <w:pStyle w:val="Beschriftung"/>
        <w:spacing w:line="160" w:lineRule="auto"/>
        <w:ind w:left="2430"/>
        <w:jc w:val="left"/>
        <w:rPr>
          <w:rFonts w:ascii="Calibri" w:eastAsia="Times New Roman" w:hAnsi="Calibri" w:cs="Calibri"/>
          <w:color w:val="000000"/>
          <w:szCs w:val="24"/>
          <w:lang w:val="en-US"/>
          <w:rPrChange w:id="94" w:author="Oliveira, Bruno" w:date="2017-09-16T15:07:00Z">
            <w:rPr>
              <w:rFonts w:ascii="Times New Roman" w:eastAsia="Times New Roman" w:hAnsi="Times New Roman"/>
              <w:sz w:val="24"/>
              <w:szCs w:val="24"/>
              <w:lang w:val="en-US"/>
            </w:rPr>
          </w:rPrChange>
        </w:rPr>
        <w:pPrChange w:id="95" w:author="Oliveira, Bruno" w:date="2017-09-16T15:07:00Z">
          <w:pPr>
            <w:spacing w:before="100" w:beforeAutospacing="1" w:after="100" w:afterAutospacing="1" w:line="240" w:lineRule="auto"/>
            <w:jc w:val="center"/>
          </w:pPr>
        </w:pPrChange>
      </w:pPr>
      <w:ins w:id="96" w:author="Oliveira, Bruno" w:date="2017-09-16T15:07:00Z">
        <w:r w:rsidRPr="004C0D5D">
          <w:rPr>
            <w:rFonts w:ascii="Calibri" w:hAnsi="Calibri" w:cs="Calibri"/>
            <w:color w:val="000000"/>
            <w:rPrChange w:id="97" w:author="Oliveira, Bruno" w:date="2017-09-16T15:07:00Z">
              <w:rPr>
                <w:bCs/>
              </w:rPr>
            </w:rPrChange>
          </w:rPr>
          <w:t xml:space="preserve">Abbildung </w:t>
        </w:r>
        <w:r w:rsidRPr="004C0D5D">
          <w:rPr>
            <w:rFonts w:ascii="Calibri" w:hAnsi="Calibri" w:cs="Calibri"/>
            <w:color w:val="000000"/>
            <w:rPrChange w:id="98" w:author="Oliveira, Bruno" w:date="2017-09-16T15:07:00Z">
              <w:rPr>
                <w:bCs/>
              </w:rPr>
            </w:rPrChange>
          </w:rPr>
          <w:fldChar w:fldCharType="begin"/>
        </w:r>
        <w:r w:rsidRPr="004C0D5D">
          <w:rPr>
            <w:rFonts w:ascii="Calibri" w:hAnsi="Calibri" w:cs="Calibri"/>
            <w:color w:val="000000"/>
            <w:rPrChange w:id="99" w:author="Oliveira, Bruno" w:date="2017-09-16T15:07:00Z">
              <w:rPr>
                <w:bCs/>
              </w:rPr>
            </w:rPrChange>
          </w:rPr>
          <w:instrText xml:space="preserve"> SEQ Abbildung \* ARABIC </w:instrText>
        </w:r>
      </w:ins>
      <w:r w:rsidRPr="004C0D5D">
        <w:rPr>
          <w:rFonts w:ascii="Calibri" w:hAnsi="Calibri" w:cs="Calibri"/>
          <w:color w:val="000000"/>
          <w:rPrChange w:id="100" w:author="Oliveira, Bruno" w:date="2017-09-16T15:07:00Z">
            <w:rPr>
              <w:bCs/>
            </w:rPr>
          </w:rPrChange>
        </w:rPr>
        <w:fldChar w:fldCharType="separate"/>
      </w:r>
      <w:ins w:id="101" w:author="Oliveira, Bruno" w:date="2017-09-16T15:07:00Z">
        <w:r>
          <w:rPr>
            <w:rFonts w:ascii="Calibri" w:hAnsi="Calibri" w:cs="Calibri"/>
            <w:noProof/>
            <w:color w:val="000000"/>
          </w:rPr>
          <w:t>1</w:t>
        </w:r>
        <w:r w:rsidRPr="004C0D5D">
          <w:rPr>
            <w:rFonts w:ascii="Calibri" w:hAnsi="Calibri" w:cs="Calibri"/>
            <w:color w:val="000000"/>
            <w:rPrChange w:id="102" w:author="Oliveira, Bruno" w:date="2017-09-16T15:07:00Z">
              <w:rPr>
                <w:bCs/>
              </w:rPr>
            </w:rPrChange>
          </w:rPr>
          <w:fldChar w:fldCharType="end"/>
        </w:r>
      </w:ins>
    </w:p>
    <w:p w14:paraId="1581CC54" w14:textId="1B8435E7" w:rsidR="0013579E" w:rsidRDefault="005F6105" w:rsidP="005F6105">
      <w:pPr>
        <w:spacing w:before="100" w:beforeAutospacing="1" w:after="100" w:afterAutospacing="1" w:line="240" w:lineRule="auto"/>
      </w:pPr>
      <w:r w:rsidRPr="00860E7C">
        <w:rPr>
          <w:lang w:val="en-US"/>
        </w:rPr>
        <w:t xml:space="preserve">Jede Appliance </w:t>
      </w:r>
      <w:r w:rsidR="0013579E" w:rsidRPr="00860E7C">
        <w:rPr>
          <w:lang w:val="en-US"/>
        </w:rPr>
        <w:t xml:space="preserve">fungiert als </w:t>
      </w:r>
      <w:ins w:id="103" w:author="Oliver Braun" w:date="2017-09-07T20:48:00Z">
        <w:r w:rsidR="00860E7C">
          <w:rPr>
            <w:lang w:val="en-US"/>
          </w:rPr>
          <w:t xml:space="preserve">Console, </w:t>
        </w:r>
      </w:ins>
      <w:r w:rsidR="0013579E" w:rsidRPr="00860E7C">
        <w:rPr>
          <w:lang w:val="en-US"/>
        </w:rPr>
        <w:t xml:space="preserve">Event Collector und Event Processor. </w:t>
      </w:r>
      <w:r w:rsidR="0013579E">
        <w:t>Dies bedeutet, dass alle Netzwerkkomponenten Events direkt an die Appliances schicken. Die</w:t>
      </w:r>
      <w:ins w:id="104" w:author="Oliver Braun" w:date="2017-09-07T20:47:00Z">
        <w:r w:rsidR="00860E7C">
          <w:t xml:space="preserve"> Events</w:t>
        </w:r>
      </w:ins>
      <w:del w:id="105" w:author="Oliver Braun" w:date="2017-09-07T20:47:00Z">
        <w:r w:rsidR="0013579E" w:rsidDel="00860E7C">
          <w:delText>se</w:delText>
        </w:r>
      </w:del>
      <w:r w:rsidR="0013579E">
        <w:t xml:space="preserve"> werden </w:t>
      </w:r>
      <w:del w:id="106" w:author="Oliver Braun" w:date="2017-09-07T20:48:00Z">
        <w:r w:rsidR="0013579E" w:rsidDel="00860E7C">
          <w:delText xml:space="preserve">lokal </w:delText>
        </w:r>
      </w:del>
      <w:r w:rsidR="0013579E">
        <w:t xml:space="preserve">aufbereitet und in QRadar-Format umgewandelt, sodass QRadar sie verarbeiten kann. Die Replikation findet mittels „Distributed Replicated Block Device“ (DRDB) statt. </w:t>
      </w:r>
      <w:ins w:id="107" w:author="Oliver Braun" w:date="2017-09-07T20:49:00Z">
        <w:r w:rsidR="00860E7C">
          <w:t>Bei</w:t>
        </w:r>
      </w:ins>
      <w:del w:id="108" w:author="Oliver Braun" w:date="2017-09-07T20:49:00Z">
        <w:r w:rsidR="0013579E" w:rsidDel="00860E7C">
          <w:delText>Im</w:delText>
        </w:r>
      </w:del>
      <w:r w:rsidR="0013579E">
        <w:t xml:space="preserve"> Ausfall </w:t>
      </w:r>
      <w:del w:id="109" w:author="Oliver Braun" w:date="2017-09-07T20:49:00Z">
        <w:r w:rsidR="0013579E" w:rsidDel="00860E7C">
          <w:delText>von einem</w:delText>
        </w:r>
      </w:del>
      <w:ins w:id="110" w:author="Oliver Braun" w:date="2017-09-07T20:49:00Z">
        <w:r w:rsidR="00860E7C">
          <w:t>des aktiven</w:t>
        </w:r>
      </w:ins>
      <w:r w:rsidR="0013579E">
        <w:t xml:space="preserve"> Knoten schwenkt Qradar automatisch auf den </w:t>
      </w:r>
      <w:del w:id="111" w:author="Oliver Braun" w:date="2017-09-07T20:50:00Z">
        <w:r w:rsidR="0013579E" w:rsidDel="004D2731">
          <w:delText xml:space="preserve">zweiten </w:delText>
        </w:r>
      </w:del>
      <w:ins w:id="112" w:author="Oliver Braun" w:date="2017-09-07T20:50:00Z">
        <w:r w:rsidR="004D2731">
          <w:t xml:space="preserve">anderen </w:t>
        </w:r>
      </w:ins>
      <w:r w:rsidR="0013579E">
        <w:t>Knoten.</w:t>
      </w:r>
    </w:p>
    <w:p w14:paraId="177BEA7A" w14:textId="77777777" w:rsidR="0013579E" w:rsidRDefault="0013579E" w:rsidP="005F6105">
      <w:pPr>
        <w:spacing w:before="100" w:beforeAutospacing="1" w:after="100" w:afterAutospacing="1" w:line="240" w:lineRule="auto"/>
      </w:pPr>
    </w:p>
    <w:p w14:paraId="2211C183" w14:textId="77777777" w:rsidR="004C0D5D" w:rsidRDefault="0013579E">
      <w:pPr>
        <w:jc w:val="center"/>
        <w:rPr>
          <w:ins w:id="113" w:author="Oliveira, Bruno" w:date="2017-09-16T15:07:00Z"/>
        </w:rPr>
        <w:pPrChange w:id="114" w:author="Oliveira, Bruno" w:date="2017-09-16T15:07:00Z">
          <w:pPr>
            <w:keepNext/>
            <w:spacing w:before="100" w:beforeAutospacing="1" w:after="100" w:afterAutospacing="1" w:line="240" w:lineRule="auto"/>
            <w:jc w:val="center"/>
          </w:pPr>
        </w:pPrChange>
      </w:pPr>
      <w:r>
        <w:rPr>
          <w:noProof/>
          <w:lang w:eastAsia="de-DE"/>
        </w:rPr>
        <w:drawing>
          <wp:inline distT="0" distB="0" distL="0" distR="0" wp14:anchorId="1E7C7ADE" wp14:editId="236E6EC3">
            <wp:extent cx="5902325" cy="3147907"/>
            <wp:effectExtent l="19050" t="19050" r="22225" b="1460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2325" cy="3147907"/>
                    </a:xfrm>
                    <a:prstGeom prst="rect">
                      <a:avLst/>
                    </a:prstGeom>
                    <a:ln w="12696" cmpd="sng">
                      <a:solidFill>
                        <a:srgbClr val="000000"/>
                      </a:solidFill>
                      <a:prstDash val="solid"/>
                    </a:ln>
                  </pic:spPr>
                </pic:pic>
              </a:graphicData>
            </a:graphic>
          </wp:inline>
        </w:drawing>
      </w:r>
    </w:p>
    <w:p w14:paraId="1E398BD8" w14:textId="6AE5A69A" w:rsidR="004C0D5D" w:rsidRPr="004C0D5D" w:rsidRDefault="004C0D5D">
      <w:pPr>
        <w:pStyle w:val="Beschriftung"/>
        <w:spacing w:line="160" w:lineRule="auto"/>
        <w:ind w:left="10"/>
        <w:jc w:val="left"/>
        <w:rPr>
          <w:ins w:id="115" w:author="Oliveira, Bruno" w:date="2017-09-16T15:07:00Z"/>
          <w:rFonts w:ascii="Calibri" w:hAnsi="Calibri" w:cs="Calibri"/>
          <w:color w:val="000000"/>
          <w:rPrChange w:id="116" w:author="Oliveira, Bruno" w:date="2017-09-16T15:07:00Z">
            <w:rPr>
              <w:ins w:id="117" w:author="Oliveira, Bruno" w:date="2017-09-16T15:07:00Z"/>
            </w:rPr>
          </w:rPrChange>
        </w:rPr>
        <w:pPrChange w:id="118" w:author="Oliveira, Bruno" w:date="2017-09-16T15:07:00Z">
          <w:pPr>
            <w:pStyle w:val="Beschriftung"/>
          </w:pPr>
        </w:pPrChange>
      </w:pPr>
      <w:ins w:id="119" w:author="Oliveira, Bruno" w:date="2017-09-16T15:07:00Z">
        <w:r w:rsidRPr="004C0D5D">
          <w:rPr>
            <w:rFonts w:ascii="Calibri" w:hAnsi="Calibri" w:cs="Calibri"/>
            <w:color w:val="000000"/>
            <w:rPrChange w:id="120" w:author="Oliveira, Bruno" w:date="2017-09-16T15:07:00Z">
              <w:rPr/>
            </w:rPrChange>
          </w:rPr>
          <w:t xml:space="preserve">Abbildung </w:t>
        </w:r>
        <w:r w:rsidRPr="004C0D5D">
          <w:rPr>
            <w:rFonts w:ascii="Calibri" w:hAnsi="Calibri" w:cs="Calibri"/>
            <w:color w:val="000000"/>
            <w:rPrChange w:id="121" w:author="Oliveira, Bruno" w:date="2017-09-16T15:07:00Z">
              <w:rPr/>
            </w:rPrChange>
          </w:rPr>
          <w:fldChar w:fldCharType="begin"/>
        </w:r>
        <w:r w:rsidRPr="004C0D5D">
          <w:rPr>
            <w:rFonts w:ascii="Calibri" w:hAnsi="Calibri" w:cs="Calibri"/>
            <w:color w:val="000000"/>
            <w:rPrChange w:id="122" w:author="Oliveira, Bruno" w:date="2017-09-16T15:07:00Z">
              <w:rPr/>
            </w:rPrChange>
          </w:rPr>
          <w:instrText xml:space="preserve"> SEQ Abbildung \* ARABIC </w:instrText>
        </w:r>
      </w:ins>
      <w:r w:rsidRPr="004C0D5D">
        <w:rPr>
          <w:rFonts w:ascii="Calibri" w:hAnsi="Calibri" w:cs="Calibri"/>
          <w:color w:val="000000"/>
          <w:rPrChange w:id="123" w:author="Oliveira, Bruno" w:date="2017-09-16T15:07:00Z">
            <w:rPr/>
          </w:rPrChange>
        </w:rPr>
        <w:fldChar w:fldCharType="separate"/>
      </w:r>
      <w:ins w:id="124" w:author="Oliveira, Bruno" w:date="2017-09-16T15:07:00Z">
        <w:r>
          <w:rPr>
            <w:rFonts w:ascii="Calibri" w:hAnsi="Calibri" w:cs="Calibri"/>
            <w:noProof/>
            <w:color w:val="000000"/>
          </w:rPr>
          <w:t>2</w:t>
        </w:r>
        <w:r w:rsidRPr="004C0D5D">
          <w:rPr>
            <w:rFonts w:ascii="Calibri" w:hAnsi="Calibri" w:cs="Calibri"/>
            <w:color w:val="000000"/>
            <w:rPrChange w:id="125" w:author="Oliveira, Bruno" w:date="2017-09-16T15:07:00Z">
              <w:rPr/>
            </w:rPrChange>
          </w:rPr>
          <w:fldChar w:fldCharType="end"/>
        </w:r>
      </w:ins>
    </w:p>
    <w:p w14:paraId="5D5CB857" w14:textId="74DECAAA" w:rsidR="005F6105" w:rsidRDefault="0013579E">
      <w:pPr>
        <w:keepNext/>
        <w:spacing w:before="100" w:beforeAutospacing="1" w:after="100" w:afterAutospacing="1" w:line="240" w:lineRule="auto"/>
        <w:jc w:val="center"/>
        <w:pPrChange w:id="126" w:author="Oliveira, Bruno" w:date="2017-09-16T15:07:00Z">
          <w:pPr>
            <w:spacing w:before="100" w:beforeAutospacing="1" w:after="100" w:afterAutospacing="1" w:line="240" w:lineRule="auto"/>
          </w:pPr>
        </w:pPrChange>
      </w:pPr>
      <w:r>
        <w:lastRenderedPageBreak/>
        <w:t xml:space="preserve"> </w:t>
      </w:r>
    </w:p>
    <w:p w14:paraId="5878B69D" w14:textId="77777777" w:rsidR="0013579E" w:rsidRDefault="0013579E" w:rsidP="0013579E">
      <w:pPr>
        <w:pStyle w:val="berschrift2"/>
        <w:keepLines w:val="0"/>
        <w:tabs>
          <w:tab w:val="num" w:pos="720"/>
        </w:tabs>
        <w:spacing w:before="240" w:after="60" w:line="240" w:lineRule="auto"/>
        <w:ind w:left="720" w:hanging="720"/>
        <w:jc w:val="both"/>
      </w:pPr>
      <w:bookmarkStart w:id="127" w:name="_Toc490144818"/>
      <w:bookmarkStart w:id="128" w:name="_Toc492580161"/>
      <w:r>
        <w:t>Übersichtsplan der Hardware Komponenten</w:t>
      </w:r>
      <w:bookmarkEnd w:id="127"/>
      <w:bookmarkEnd w:id="128"/>
    </w:p>
    <w:p w14:paraId="4C9010E9" w14:textId="68074D9C" w:rsidR="0013579E" w:rsidRDefault="0013579E" w:rsidP="0013579E">
      <w:r>
        <w:br/>
        <w:t>In diesem Abschnitt werden die Eigenschaften der physischen QRadar-Appliances aufgelistet.</w:t>
      </w:r>
    </w:p>
    <w:p w14:paraId="4A71C616" w14:textId="77777777" w:rsidR="004C0D5D" w:rsidRDefault="00A82F40">
      <w:pPr>
        <w:jc w:val="center"/>
        <w:rPr>
          <w:ins w:id="129" w:author="Oliveira, Bruno" w:date="2017-09-16T15:07:00Z"/>
        </w:rPr>
        <w:pPrChange w:id="130" w:author="Oliveira, Bruno" w:date="2017-09-16T15:07:00Z">
          <w:pPr>
            <w:keepNext/>
            <w:spacing w:before="100" w:beforeAutospacing="1" w:after="100" w:afterAutospacing="1" w:line="240" w:lineRule="auto"/>
            <w:jc w:val="center"/>
          </w:pPr>
        </w:pPrChange>
      </w:pPr>
      <w:del w:id="131" w:author="Oliveira, Bruno" w:date="2017-09-16T14:40:00Z">
        <w:r w:rsidDel="002C6215">
          <w:rPr>
            <w:noProof/>
            <w:lang w:eastAsia="de-DE"/>
          </w:rPr>
          <w:drawing>
            <wp:inline distT="0" distB="0" distL="0" distR="0" wp14:anchorId="62435DD3" wp14:editId="2F9118B2">
              <wp:extent cx="5902325" cy="3132773"/>
              <wp:effectExtent l="19050" t="19050" r="22225" b="1079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2325" cy="3132773"/>
                      </a:xfrm>
                      <a:prstGeom prst="rect">
                        <a:avLst/>
                      </a:prstGeom>
                      <a:ln w="12696" cmpd="sng">
                        <a:solidFill>
                          <a:srgbClr val="000000"/>
                        </a:solidFill>
                        <a:prstDash val="solid"/>
                      </a:ln>
                    </pic:spPr>
                  </pic:pic>
                </a:graphicData>
              </a:graphic>
            </wp:inline>
          </w:drawing>
        </w:r>
      </w:del>
    </w:p>
    <w:p w14:paraId="09C90932" w14:textId="11D11F9A" w:rsidR="004C0D5D" w:rsidRPr="004C0D5D" w:rsidRDefault="004C0D5D">
      <w:pPr>
        <w:pStyle w:val="Beschriftung"/>
        <w:spacing w:line="160" w:lineRule="auto"/>
        <w:ind w:left="10"/>
        <w:jc w:val="left"/>
        <w:rPr>
          <w:ins w:id="132" w:author="Oliveira, Bruno" w:date="2017-09-16T15:07:00Z"/>
          <w:rFonts w:ascii="Calibri" w:hAnsi="Calibri" w:cs="Calibri"/>
          <w:color w:val="000000"/>
          <w:rPrChange w:id="133" w:author="Oliveira, Bruno" w:date="2017-09-16T15:07:00Z">
            <w:rPr>
              <w:ins w:id="134" w:author="Oliveira, Bruno" w:date="2017-09-16T15:07:00Z"/>
            </w:rPr>
          </w:rPrChange>
        </w:rPr>
        <w:pPrChange w:id="135" w:author="Oliveira, Bruno" w:date="2017-09-16T15:07:00Z">
          <w:pPr>
            <w:pStyle w:val="Beschriftung"/>
          </w:pPr>
        </w:pPrChange>
      </w:pPr>
      <w:ins w:id="136" w:author="Oliveira, Bruno" w:date="2017-09-16T15:07:00Z">
        <w:r w:rsidRPr="004C0D5D">
          <w:rPr>
            <w:rFonts w:ascii="Calibri" w:hAnsi="Calibri" w:cs="Calibri"/>
            <w:color w:val="000000"/>
            <w:rPrChange w:id="137" w:author="Oliveira, Bruno" w:date="2017-09-16T15:07:00Z">
              <w:rPr/>
            </w:rPrChange>
          </w:rPr>
          <w:t xml:space="preserve">Abbildung </w:t>
        </w:r>
        <w:r w:rsidRPr="004C0D5D">
          <w:rPr>
            <w:rFonts w:ascii="Calibri" w:hAnsi="Calibri" w:cs="Calibri"/>
            <w:color w:val="000000"/>
            <w:rPrChange w:id="138" w:author="Oliveira, Bruno" w:date="2017-09-16T15:07:00Z">
              <w:rPr/>
            </w:rPrChange>
          </w:rPr>
          <w:fldChar w:fldCharType="begin"/>
        </w:r>
        <w:r w:rsidRPr="004C0D5D">
          <w:rPr>
            <w:rFonts w:ascii="Calibri" w:hAnsi="Calibri" w:cs="Calibri"/>
            <w:color w:val="000000"/>
            <w:rPrChange w:id="139" w:author="Oliveira, Bruno" w:date="2017-09-16T15:07:00Z">
              <w:rPr/>
            </w:rPrChange>
          </w:rPr>
          <w:instrText xml:space="preserve"> SEQ Abbildung \* ARABIC </w:instrText>
        </w:r>
      </w:ins>
      <w:r w:rsidRPr="004C0D5D">
        <w:rPr>
          <w:rFonts w:ascii="Calibri" w:hAnsi="Calibri" w:cs="Calibri"/>
          <w:color w:val="000000"/>
          <w:rPrChange w:id="140" w:author="Oliveira, Bruno" w:date="2017-09-16T15:07:00Z">
            <w:rPr/>
          </w:rPrChange>
        </w:rPr>
        <w:fldChar w:fldCharType="separate"/>
      </w:r>
      <w:ins w:id="141" w:author="Oliveira, Bruno" w:date="2017-09-16T15:07:00Z">
        <w:r>
          <w:rPr>
            <w:rFonts w:ascii="Calibri" w:hAnsi="Calibri" w:cs="Calibri"/>
            <w:noProof/>
            <w:color w:val="000000"/>
          </w:rPr>
          <w:t>3</w:t>
        </w:r>
        <w:r w:rsidRPr="004C0D5D">
          <w:rPr>
            <w:rFonts w:ascii="Calibri" w:hAnsi="Calibri" w:cs="Calibri"/>
            <w:color w:val="000000"/>
            <w:rPrChange w:id="142" w:author="Oliveira, Bruno" w:date="2017-09-16T15:07:00Z">
              <w:rPr/>
            </w:rPrChange>
          </w:rPr>
          <w:fldChar w:fldCharType="end"/>
        </w:r>
      </w:ins>
    </w:p>
    <w:p w14:paraId="086A6A4E" w14:textId="77777777" w:rsidR="004C0D5D" w:rsidRDefault="002C6215">
      <w:pPr>
        <w:jc w:val="center"/>
        <w:rPr>
          <w:ins w:id="143" w:author="Oliveira, Bruno" w:date="2017-09-16T15:07:00Z"/>
        </w:rPr>
        <w:pPrChange w:id="144" w:author="Oliveira, Bruno" w:date="2017-09-16T15:07:00Z">
          <w:pPr>
            <w:keepNext/>
            <w:spacing w:before="100" w:beforeAutospacing="1" w:after="100" w:afterAutospacing="1" w:line="240" w:lineRule="auto"/>
            <w:jc w:val="center"/>
          </w:pPr>
        </w:pPrChange>
      </w:pPr>
      <w:ins w:id="145" w:author="Oliveira, Bruno" w:date="2017-09-16T14:40:00Z">
        <w:r>
          <w:rPr>
            <w:noProof/>
            <w:lang w:eastAsia="de-DE"/>
          </w:rPr>
          <w:drawing>
            <wp:inline distT="0" distB="0" distL="0" distR="0" wp14:anchorId="67ECDF98" wp14:editId="568403D4">
              <wp:extent cx="5902325" cy="4255165"/>
              <wp:effectExtent l="19050" t="19050" r="22225" b="1206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2325" cy="4255165"/>
                      </a:xfrm>
                      <a:prstGeom prst="rect">
                        <a:avLst/>
                      </a:prstGeom>
                      <a:ln w="12696" cmpd="sng">
                        <a:solidFill>
                          <a:srgbClr val="000000"/>
                        </a:solidFill>
                        <a:prstDash val="solid"/>
                      </a:ln>
                    </pic:spPr>
                  </pic:pic>
                </a:graphicData>
              </a:graphic>
            </wp:inline>
          </w:drawing>
        </w:r>
      </w:ins>
    </w:p>
    <w:p w14:paraId="1DB2C790" w14:textId="32DCAE31" w:rsidR="0013579E" w:rsidRPr="004C0D5D" w:rsidRDefault="004C0D5D">
      <w:pPr>
        <w:pStyle w:val="Beschriftung"/>
        <w:spacing w:line="160" w:lineRule="auto"/>
        <w:ind w:left="10"/>
        <w:jc w:val="left"/>
        <w:rPr>
          <w:rFonts w:ascii="Calibri" w:eastAsia="Times New Roman" w:hAnsi="Calibri" w:cs="Calibri"/>
          <w:color w:val="000000"/>
          <w:szCs w:val="24"/>
          <w:lang w:val="en-US"/>
          <w:rPrChange w:id="146" w:author="Oliveira, Bruno" w:date="2017-09-16T15:07:00Z">
            <w:rPr>
              <w:rFonts w:ascii="Times New Roman" w:eastAsia="Times New Roman" w:hAnsi="Times New Roman"/>
              <w:sz w:val="24"/>
              <w:szCs w:val="24"/>
              <w:lang w:val="en-US"/>
            </w:rPr>
          </w:rPrChange>
        </w:rPr>
        <w:pPrChange w:id="147" w:author="Oliveira, Bruno" w:date="2017-09-16T15:07:00Z">
          <w:pPr>
            <w:spacing w:before="100" w:beforeAutospacing="1" w:after="100" w:afterAutospacing="1" w:line="240" w:lineRule="auto"/>
          </w:pPr>
        </w:pPrChange>
      </w:pPr>
      <w:ins w:id="148" w:author="Oliveira, Bruno" w:date="2017-09-16T15:07:00Z">
        <w:r w:rsidRPr="004C0D5D">
          <w:rPr>
            <w:rFonts w:ascii="Calibri" w:hAnsi="Calibri" w:cs="Calibri"/>
            <w:color w:val="000000"/>
            <w:rPrChange w:id="149" w:author="Oliveira, Bruno" w:date="2017-09-16T15:07:00Z">
              <w:rPr>
                <w:bCs/>
              </w:rPr>
            </w:rPrChange>
          </w:rPr>
          <w:t xml:space="preserve">Abbildung </w:t>
        </w:r>
        <w:r w:rsidRPr="004C0D5D">
          <w:rPr>
            <w:rFonts w:ascii="Calibri" w:hAnsi="Calibri" w:cs="Calibri"/>
            <w:color w:val="000000"/>
            <w:rPrChange w:id="150" w:author="Oliveira, Bruno" w:date="2017-09-16T15:07:00Z">
              <w:rPr>
                <w:bCs/>
              </w:rPr>
            </w:rPrChange>
          </w:rPr>
          <w:fldChar w:fldCharType="begin"/>
        </w:r>
        <w:r w:rsidRPr="004C0D5D">
          <w:rPr>
            <w:rFonts w:ascii="Calibri" w:hAnsi="Calibri" w:cs="Calibri"/>
            <w:color w:val="000000"/>
            <w:rPrChange w:id="151" w:author="Oliveira, Bruno" w:date="2017-09-16T15:07:00Z">
              <w:rPr>
                <w:bCs/>
              </w:rPr>
            </w:rPrChange>
          </w:rPr>
          <w:instrText xml:space="preserve"> SEQ Abbildung \* ARABIC </w:instrText>
        </w:r>
      </w:ins>
      <w:r w:rsidRPr="004C0D5D">
        <w:rPr>
          <w:rFonts w:ascii="Calibri" w:hAnsi="Calibri" w:cs="Calibri"/>
          <w:color w:val="000000"/>
          <w:rPrChange w:id="152" w:author="Oliveira, Bruno" w:date="2017-09-16T15:07:00Z">
            <w:rPr>
              <w:bCs/>
            </w:rPr>
          </w:rPrChange>
        </w:rPr>
        <w:fldChar w:fldCharType="separate"/>
      </w:r>
      <w:ins w:id="153" w:author="Oliveira, Bruno" w:date="2017-09-16T15:07:00Z">
        <w:r>
          <w:rPr>
            <w:rFonts w:ascii="Calibri" w:hAnsi="Calibri" w:cs="Calibri"/>
            <w:noProof/>
            <w:color w:val="000000"/>
          </w:rPr>
          <w:t>4</w:t>
        </w:r>
        <w:r w:rsidRPr="004C0D5D">
          <w:rPr>
            <w:rFonts w:ascii="Calibri" w:hAnsi="Calibri" w:cs="Calibri"/>
            <w:color w:val="000000"/>
            <w:rPrChange w:id="154" w:author="Oliveira, Bruno" w:date="2017-09-16T15:07:00Z">
              <w:rPr>
                <w:bCs/>
              </w:rPr>
            </w:rPrChange>
          </w:rPr>
          <w:fldChar w:fldCharType="end"/>
        </w:r>
      </w:ins>
    </w:p>
    <w:p w14:paraId="12CBBE6E" w14:textId="61F296D1" w:rsidR="00A82F40" w:rsidRDefault="00A82F40" w:rsidP="005F6105">
      <w:pPr>
        <w:spacing w:before="100" w:beforeAutospacing="1" w:after="100" w:afterAutospacing="1" w:line="240" w:lineRule="auto"/>
        <w:rPr>
          <w:rFonts w:ascii="Times New Roman" w:eastAsia="Times New Roman" w:hAnsi="Times New Roman"/>
          <w:sz w:val="24"/>
          <w:szCs w:val="24"/>
          <w:lang w:val="en-US"/>
        </w:rPr>
      </w:pPr>
    </w:p>
    <w:p w14:paraId="3290C8B6" w14:textId="3BEAAFCB" w:rsidR="00A82F40" w:rsidRPr="00860E7C" w:rsidRDefault="00A82F40" w:rsidP="005F6105">
      <w:pPr>
        <w:spacing w:before="100" w:beforeAutospacing="1" w:after="100" w:afterAutospacing="1" w:line="240" w:lineRule="auto"/>
        <w:rPr>
          <w:rFonts w:ascii="Times New Roman" w:eastAsia="Times New Roman" w:hAnsi="Times New Roman"/>
          <w:sz w:val="24"/>
          <w:szCs w:val="24"/>
        </w:rPr>
      </w:pPr>
      <w:r>
        <w:t>Zurzeit sind beide Appliances mit Lizenzen ausgestattet, die ermöglichen, 1000 EPS (Events per Second) zu verarbeiten. Die</w:t>
      </w:r>
      <w:ins w:id="155" w:author="Oliver Braun" w:date="2017-09-07T20:51:00Z">
        <w:r w:rsidR="004D2731">
          <w:t xml:space="preserve"> Lizenzen</w:t>
        </w:r>
      </w:ins>
      <w:del w:id="156" w:author="Oliver Braun" w:date="2017-09-07T20:51:00Z">
        <w:r w:rsidDel="004D2731">
          <w:delText>se</w:delText>
        </w:r>
      </w:del>
      <w:r>
        <w:t xml:space="preserve"> können bis auf 5000 EPS erweitert werden. Zur Zeit der Installation werden keine Flows an QRadar geschickt.</w:t>
      </w:r>
    </w:p>
    <w:p w14:paraId="15C5FAB2" w14:textId="40F5AD4F" w:rsidR="00B62465" w:rsidRDefault="00C76F18" w:rsidP="00B62465">
      <w:pPr>
        <w:pStyle w:val="berschrift1"/>
      </w:pPr>
      <w:bookmarkStart w:id="157" w:name="_Toc492580162"/>
      <w:r>
        <w:lastRenderedPageBreak/>
        <w:t>Installation und Konfiguration</w:t>
      </w:r>
      <w:bookmarkEnd w:id="157"/>
      <w:r w:rsidR="00B62465">
        <w:br/>
      </w:r>
    </w:p>
    <w:p w14:paraId="6E08D082" w14:textId="60A1D36A" w:rsidR="00B62465" w:rsidRPr="00B62465" w:rsidRDefault="00B62465" w:rsidP="00B62465">
      <w:r>
        <w:t xml:space="preserve">In diesem Abschnitt werden </w:t>
      </w:r>
      <w:r w:rsidR="00EF1F95">
        <w:t>Details über die QRadar-Installation und Konfiguration beschrieben.</w:t>
      </w:r>
    </w:p>
    <w:p w14:paraId="2E5B89F9" w14:textId="56FD5FE0" w:rsidR="00BE3606" w:rsidRDefault="00B62465" w:rsidP="00B62465">
      <w:pPr>
        <w:pStyle w:val="berschrift2"/>
      </w:pPr>
      <w:bookmarkStart w:id="158" w:name="_Toc490144820"/>
      <w:bookmarkStart w:id="159" w:name="_Toc492580163"/>
      <w:r>
        <w:t>Installation und Updates</w:t>
      </w:r>
      <w:bookmarkEnd w:id="158"/>
      <w:bookmarkEnd w:id="159"/>
      <w:r>
        <w:br/>
      </w:r>
    </w:p>
    <w:p w14:paraId="2764A499" w14:textId="76C25566" w:rsidR="004D2731" w:rsidRDefault="00B62465" w:rsidP="00C1358E">
      <w:pPr>
        <w:rPr>
          <w:ins w:id="160" w:author="Oliver Braun" w:date="2017-09-07T20:58:00Z"/>
        </w:rPr>
      </w:pPr>
      <w:r>
        <w:t>Beide Appliances kommen mit QRadar SIEM in der Version 7.3</w:t>
      </w:r>
      <w:ins w:id="161" w:author="Oliver Braun" w:date="2017-09-07T20:52:00Z">
        <w:r w:rsidR="004D2731">
          <w:t>.0</w:t>
        </w:r>
      </w:ins>
      <w:r>
        <w:t xml:space="preserve"> vorab installiert. Daher wurde eine Neuinstallation nicht durchgeführt, sondern der Patch 3 für die genannte Version wurde eingespielt, sodass die Installation auf dem aktuellen Stand ist. Die erste Appliance wurde mit der IP-Adresse </w:t>
      </w:r>
      <w:r w:rsidRPr="00B62465">
        <w:t>20.194.44.10</w:t>
      </w:r>
      <w:r>
        <w:t xml:space="preserve"> konfiguriert. Der zweiten Appliance wurde die IP-Adresse 20.194.44.12</w:t>
      </w:r>
      <w:r w:rsidR="00EF1F95">
        <w:t xml:space="preserve"> zugewiesen. Die IP-Vergabe sowie weitere Parameter wie DNS-Server und Gateway erfolgte über das IMM-Interface auf beiden Systemen. Jedes IMM-Interface verfügt über</w:t>
      </w:r>
      <w:ins w:id="162" w:author="Oliver Braun" w:date="2017-09-07T20:54:00Z">
        <w:r w:rsidR="004D2731">
          <w:t xml:space="preserve"> eine</w:t>
        </w:r>
      </w:ins>
      <w:r w:rsidR="00EF1F95">
        <w:t xml:space="preserve"> IP-Adresse für </w:t>
      </w:r>
      <w:del w:id="163" w:author="Oliver Braun" w:date="2017-09-07T20:53:00Z">
        <w:r w:rsidR="00EF1F95" w:rsidDel="004D2731">
          <w:delText>das Fernzugreifen</w:delText>
        </w:r>
      </w:del>
      <w:ins w:id="164" w:author="Oliver Braun" w:date="2017-09-07T20:53:00Z">
        <w:r w:rsidR="004D2731">
          <w:t>den Fernzugriff</w:t>
        </w:r>
      </w:ins>
      <w:r w:rsidR="00EF1F95">
        <w:t xml:space="preserve">. Die IP-Adressen lauten: </w:t>
      </w:r>
      <w:r w:rsidR="00EF1F95">
        <w:rPr>
          <w:rFonts w:ascii="Calibri" w:hAnsi="Calibri" w:cs="Calibri"/>
        </w:rPr>
        <w:t>20.194.197.230 und 20.194.197.231.</w:t>
      </w:r>
      <w:r w:rsidR="00977128">
        <w:rPr>
          <w:rFonts w:ascii="Calibri" w:hAnsi="Calibri" w:cs="Calibri"/>
        </w:rPr>
        <w:t xml:space="preserve"> </w:t>
      </w:r>
      <w:commentRangeStart w:id="165"/>
      <w:commentRangeStart w:id="166"/>
      <w:r w:rsidR="00977128">
        <w:t>Bonding für die Ethernet-Interfaces der Appliances wurde auch konfiguriert und getestet.</w:t>
      </w:r>
      <w:commentRangeEnd w:id="165"/>
      <w:r w:rsidR="004D2731">
        <w:rPr>
          <w:rStyle w:val="Kommentarzeichen"/>
        </w:rPr>
        <w:commentReference w:id="165"/>
      </w:r>
      <w:commentRangeEnd w:id="166"/>
      <w:r w:rsidR="002C6215">
        <w:rPr>
          <w:rStyle w:val="Kommentarzeichen"/>
        </w:rPr>
        <w:commentReference w:id="166"/>
      </w:r>
      <w:r w:rsidR="00977128">
        <w:t xml:space="preserve"> </w:t>
      </w:r>
      <w:ins w:id="167" w:author="Oliveira, Bruno" w:date="2017-09-16T14:44:00Z">
        <w:r w:rsidR="002C6215">
          <w:t>Die Interfaces eno1 und eno2</w:t>
        </w:r>
      </w:ins>
      <w:ins w:id="168" w:author="Oliveira, Bruno" w:date="2017-09-16T14:46:00Z">
        <w:r w:rsidR="002C6215">
          <w:t xml:space="preserve"> wurden</w:t>
        </w:r>
      </w:ins>
      <w:ins w:id="169" w:author="Oliveira, Bruno" w:date="2017-09-16T14:44:00Z">
        <w:r w:rsidR="002C6215">
          <w:t xml:space="preserve"> </w:t>
        </w:r>
      </w:ins>
      <w:ins w:id="170" w:author="Oliveira, Bruno" w:date="2017-09-16T14:45:00Z">
        <w:r w:rsidR="002C6215">
          <w:t>zu einer virtuellen Netzwerkkarte bond0 zusagemmengefasst.</w:t>
        </w:r>
      </w:ins>
      <w:ins w:id="171" w:author="Oliveira, Bruno" w:date="2017-09-16T14:46:00Z">
        <w:r w:rsidR="002C6215">
          <w:t xml:space="preserve"> </w:t>
        </w:r>
      </w:ins>
      <w:r w:rsidR="00EF1F95">
        <w:t xml:space="preserve">Nachdem beide Appliances erreichbar waren, </w:t>
      </w:r>
      <w:del w:id="172" w:author="Oliver Braun" w:date="2017-09-07T20:56:00Z">
        <w:r w:rsidR="00EF1F95" w:rsidDel="004D2731">
          <w:delText>konnte man</w:delText>
        </w:r>
      </w:del>
      <w:ins w:id="173" w:author="Oliver Braun" w:date="2017-09-07T20:56:00Z">
        <w:r w:rsidR="004D2731">
          <w:t>wurde</w:t>
        </w:r>
      </w:ins>
      <w:r w:rsidR="00EF1F95">
        <w:t xml:space="preserve"> die HA-Beziehung </w:t>
      </w:r>
      <w:del w:id="174" w:author="Oliver Braun" w:date="2017-09-07T20:56:00Z">
        <w:r w:rsidR="00EF1F95" w:rsidDel="004D2731">
          <w:delText>herstellen</w:delText>
        </w:r>
      </w:del>
      <w:ins w:id="175" w:author="Oliver Braun" w:date="2017-09-07T20:56:00Z">
        <w:r w:rsidR="004D2731">
          <w:t>hergestellt</w:t>
        </w:r>
      </w:ins>
      <w:r w:rsidR="00EF1F95">
        <w:t>. Die virtuelle IP-Adresse für das Cluster blieb die IP-Adresse des ersten Knoten, der eine neue IP-Adresse (20.194.44.11) bekam.</w:t>
      </w:r>
      <w:ins w:id="176" w:author="Oliveira, Bruno" w:date="2017-09-16T14:47:00Z">
        <w:r w:rsidR="00C1358E">
          <w:t xml:space="preserve"> Für die Heartbeat-Tests sowie</w:t>
        </w:r>
      </w:ins>
      <w:ins w:id="177" w:author="Oliveira, Bruno" w:date="2017-09-16T14:48:00Z">
        <w:r w:rsidR="00C1358E">
          <w:t xml:space="preserve"> für die DRDB-Replikation wurde ein zusätzliches Interface </w:t>
        </w:r>
      </w:ins>
      <w:ins w:id="178" w:author="Oliveira, Bruno" w:date="2017-09-16T14:50:00Z">
        <w:r w:rsidR="00C1358E">
          <w:t xml:space="preserve">(ens3f1) </w:t>
        </w:r>
      </w:ins>
      <w:ins w:id="179" w:author="Oliveira, Bruno" w:date="2017-09-16T14:48:00Z">
        <w:r w:rsidR="00C1358E">
          <w:t>über ein Crossover-Kabel konfiguriert.</w:t>
        </w:r>
      </w:ins>
      <w:ins w:id="180" w:author="Oliveira, Bruno" w:date="2017-09-16T14:49:00Z">
        <w:r w:rsidR="00C1358E">
          <w:t xml:space="preserve"> </w:t>
        </w:r>
      </w:ins>
    </w:p>
    <w:p w14:paraId="4196BF91" w14:textId="65837296" w:rsidR="004D2731" w:rsidRDefault="004D2731">
      <w:pPr>
        <w:pStyle w:val="Beschriftung"/>
        <w:keepNext/>
        <w:rPr>
          <w:ins w:id="181" w:author="Oliver Braun" w:date="2017-09-07T20:59:00Z"/>
        </w:rPr>
        <w:pPrChange w:id="182" w:author="Oliver Braun" w:date="2017-09-07T20:59:00Z">
          <w:pPr/>
        </w:pPrChange>
      </w:pPr>
      <w:ins w:id="183" w:author="Oliver Braun" w:date="2017-09-07T20:59:00Z">
        <w:del w:id="184" w:author="Oliveira, Bruno" w:date="2017-09-16T15:14:00Z">
          <w:r w:rsidDel="00826F2F">
            <w:delText xml:space="preserve">Tabelle </w:delText>
          </w:r>
          <w:r w:rsidDel="00826F2F">
            <w:fldChar w:fldCharType="begin"/>
          </w:r>
          <w:r w:rsidDel="00826F2F">
            <w:delInstrText xml:space="preserve"> SEQ Tabelle \* ARABIC </w:delInstrText>
          </w:r>
        </w:del>
      </w:ins>
      <w:del w:id="185" w:author="Oliveira, Bruno" w:date="2017-09-16T15:14:00Z">
        <w:r w:rsidDel="00826F2F">
          <w:fldChar w:fldCharType="separate"/>
        </w:r>
      </w:del>
      <w:ins w:id="186" w:author="Oliver Braun" w:date="2017-09-07T20:59:00Z">
        <w:del w:id="187" w:author="Oliveira, Bruno" w:date="2017-09-16T15:14:00Z">
          <w:r w:rsidDel="00826F2F">
            <w:fldChar w:fldCharType="end"/>
          </w:r>
          <w:r w:rsidDel="00826F2F">
            <w:rPr>
              <w:noProof/>
            </w:rPr>
            <w:delText xml:space="preserve"> - Zuordnung der IPs</w:delText>
          </w:r>
        </w:del>
      </w:ins>
    </w:p>
    <w:tbl>
      <w:tblPr>
        <w:tblStyle w:val="SVA-GitterBlau"/>
        <w:tblW w:w="9354" w:type="dxa"/>
        <w:tblLook w:val="04A0" w:firstRow="1" w:lastRow="0" w:firstColumn="1" w:lastColumn="0" w:noHBand="0" w:noVBand="1"/>
        <w:tblPrChange w:id="188" w:author="Oliveira, Bruno" w:date="2017-09-16T15:09:00Z">
          <w:tblPr>
            <w:tblStyle w:val="Tabellenraster"/>
            <w:tblW w:w="0" w:type="auto"/>
            <w:tblLook w:val="04A0" w:firstRow="1" w:lastRow="0" w:firstColumn="1" w:lastColumn="0" w:noHBand="0" w:noVBand="1"/>
          </w:tblPr>
        </w:tblPrChange>
      </w:tblPr>
      <w:tblGrid>
        <w:gridCol w:w="3118"/>
        <w:gridCol w:w="3118"/>
        <w:gridCol w:w="3118"/>
        <w:tblGridChange w:id="189">
          <w:tblGrid>
            <w:gridCol w:w="3115"/>
            <w:gridCol w:w="3115"/>
            <w:gridCol w:w="3115"/>
          </w:tblGrid>
        </w:tblGridChange>
      </w:tblGrid>
      <w:tr w:rsidR="004D2731" w14:paraId="225AD75E" w14:textId="77777777" w:rsidTr="004C0D5D">
        <w:trPr>
          <w:cnfStyle w:val="100000000000" w:firstRow="1" w:lastRow="0" w:firstColumn="0" w:lastColumn="0" w:oddVBand="0" w:evenVBand="0" w:oddHBand="0" w:evenHBand="0" w:firstRowFirstColumn="0" w:firstRowLastColumn="0" w:lastRowFirstColumn="0" w:lastRowLastColumn="0"/>
          <w:ins w:id="190" w:author="Oliver Braun" w:date="2017-09-07T20:58:00Z"/>
        </w:trPr>
        <w:tc>
          <w:tcPr>
            <w:cnfStyle w:val="001000000000" w:firstRow="0" w:lastRow="0" w:firstColumn="1" w:lastColumn="0" w:oddVBand="0" w:evenVBand="0" w:oddHBand="0" w:evenHBand="0" w:firstRowFirstColumn="0" w:firstRowLastColumn="0" w:lastRowFirstColumn="0" w:lastRowLastColumn="0"/>
            <w:tcW w:w="3115" w:type="dxa"/>
            <w:tcPrChange w:id="191" w:author="Oliveira, Bruno" w:date="2017-09-16T15:09:00Z">
              <w:tcPr>
                <w:tcW w:w="3115" w:type="dxa"/>
              </w:tcPr>
            </w:tcPrChange>
          </w:tcPr>
          <w:p w14:paraId="5D1CACC3" w14:textId="110CD42C" w:rsidR="004D2731" w:rsidRPr="004C0D5D" w:rsidRDefault="004D2731" w:rsidP="00B62465">
            <w:pPr>
              <w:cnfStyle w:val="101000000000" w:firstRow="1" w:lastRow="0" w:firstColumn="1" w:lastColumn="0" w:oddVBand="0" w:evenVBand="0" w:oddHBand="0" w:evenHBand="0" w:firstRowFirstColumn="0" w:firstRowLastColumn="0" w:lastRowFirstColumn="0" w:lastRowLastColumn="0"/>
              <w:rPr>
                <w:ins w:id="192" w:author="Oliver Braun" w:date="2017-09-07T20:58:00Z"/>
              </w:rPr>
            </w:pPr>
            <w:ins w:id="193" w:author="Oliver Braun" w:date="2017-09-07T21:00:00Z">
              <w:r w:rsidRPr="004C0D5D">
                <w:t>Device</w:t>
              </w:r>
            </w:ins>
          </w:p>
        </w:tc>
        <w:tc>
          <w:tcPr>
            <w:tcW w:w="3115" w:type="dxa"/>
            <w:tcPrChange w:id="194" w:author="Oliveira, Bruno" w:date="2017-09-16T15:09:00Z">
              <w:tcPr>
                <w:tcW w:w="3115" w:type="dxa"/>
              </w:tcPr>
            </w:tcPrChange>
          </w:tcPr>
          <w:p w14:paraId="301CAA2E" w14:textId="6D874DD9" w:rsidR="004D2731" w:rsidRPr="004C0D5D" w:rsidRDefault="004D2731" w:rsidP="00B62465">
            <w:pPr>
              <w:cnfStyle w:val="100000000000" w:firstRow="1" w:lastRow="0" w:firstColumn="0" w:lastColumn="0" w:oddVBand="0" w:evenVBand="0" w:oddHBand="0" w:evenHBand="0" w:firstRowFirstColumn="0" w:firstRowLastColumn="0" w:lastRowFirstColumn="0" w:lastRowLastColumn="0"/>
              <w:rPr>
                <w:ins w:id="195" w:author="Oliver Braun" w:date="2017-09-07T20:58:00Z"/>
              </w:rPr>
            </w:pPr>
            <w:ins w:id="196" w:author="Oliver Braun" w:date="2017-09-07T21:00:00Z">
              <w:r w:rsidRPr="004C0D5D">
                <w:t>IP</w:t>
              </w:r>
            </w:ins>
          </w:p>
        </w:tc>
        <w:tc>
          <w:tcPr>
            <w:tcW w:w="3115" w:type="dxa"/>
            <w:tcPrChange w:id="197" w:author="Oliveira, Bruno" w:date="2017-09-16T15:09:00Z">
              <w:tcPr>
                <w:tcW w:w="3115" w:type="dxa"/>
              </w:tcPr>
            </w:tcPrChange>
          </w:tcPr>
          <w:p w14:paraId="56B96B6B" w14:textId="0676AB65" w:rsidR="004D2731" w:rsidRPr="004C0D5D" w:rsidRDefault="004F1D47" w:rsidP="00B62465">
            <w:pPr>
              <w:cnfStyle w:val="100000000000" w:firstRow="1" w:lastRow="0" w:firstColumn="0" w:lastColumn="0" w:oddVBand="0" w:evenVBand="0" w:oddHBand="0" w:evenHBand="0" w:firstRowFirstColumn="0" w:firstRowLastColumn="0" w:lastRowFirstColumn="0" w:lastRowLastColumn="0"/>
              <w:rPr>
                <w:ins w:id="198" w:author="Oliver Braun" w:date="2017-09-07T20:58:00Z"/>
              </w:rPr>
            </w:pPr>
            <w:ins w:id="199" w:author="Oliver Braun" w:date="2017-09-07T21:01:00Z">
              <w:r w:rsidRPr="004C0D5D">
                <w:t>FQDN</w:t>
              </w:r>
            </w:ins>
          </w:p>
        </w:tc>
      </w:tr>
      <w:tr w:rsidR="004D2731" w14:paraId="4DAFCFEC" w14:textId="77777777" w:rsidTr="004C0D5D">
        <w:trPr>
          <w:ins w:id="200" w:author="Oliver Braun" w:date="2017-09-07T20:58:00Z"/>
        </w:trPr>
        <w:tc>
          <w:tcPr>
            <w:cnfStyle w:val="001000000000" w:firstRow="0" w:lastRow="0" w:firstColumn="1" w:lastColumn="0" w:oddVBand="0" w:evenVBand="0" w:oddHBand="0" w:evenHBand="0" w:firstRowFirstColumn="0" w:firstRowLastColumn="0" w:lastRowFirstColumn="0" w:lastRowLastColumn="0"/>
            <w:tcW w:w="3115" w:type="dxa"/>
            <w:tcPrChange w:id="201" w:author="Oliveira, Bruno" w:date="2017-09-16T15:09:00Z">
              <w:tcPr>
                <w:tcW w:w="3115" w:type="dxa"/>
              </w:tcPr>
            </w:tcPrChange>
          </w:tcPr>
          <w:p w14:paraId="1204EF6B" w14:textId="00C36CEF" w:rsidR="004D2731" w:rsidRDefault="004D2731" w:rsidP="004D2731">
            <w:pPr>
              <w:rPr>
                <w:ins w:id="202" w:author="Oliver Braun" w:date="2017-09-07T20:58:00Z"/>
              </w:rPr>
            </w:pPr>
            <w:ins w:id="203" w:author="Oliver Braun" w:date="2017-09-07T21:00:00Z">
              <w:r>
                <w:t>Cluster IP (VIP)</w:t>
              </w:r>
            </w:ins>
          </w:p>
        </w:tc>
        <w:tc>
          <w:tcPr>
            <w:tcW w:w="3115" w:type="dxa"/>
            <w:tcPrChange w:id="204" w:author="Oliveira, Bruno" w:date="2017-09-16T15:09:00Z">
              <w:tcPr>
                <w:tcW w:w="3115" w:type="dxa"/>
              </w:tcPr>
            </w:tcPrChange>
          </w:tcPr>
          <w:p w14:paraId="62618D2C" w14:textId="6436AEEA" w:rsidR="004D2731" w:rsidRDefault="004D2731" w:rsidP="004D2731">
            <w:pPr>
              <w:cnfStyle w:val="000000000000" w:firstRow="0" w:lastRow="0" w:firstColumn="0" w:lastColumn="0" w:oddVBand="0" w:evenVBand="0" w:oddHBand="0" w:evenHBand="0" w:firstRowFirstColumn="0" w:firstRowLastColumn="0" w:lastRowFirstColumn="0" w:lastRowLastColumn="0"/>
              <w:rPr>
                <w:ins w:id="205" w:author="Oliver Braun" w:date="2017-09-07T20:58:00Z"/>
              </w:rPr>
            </w:pPr>
            <w:ins w:id="206" w:author="Oliver Braun" w:date="2017-09-07T21:00:00Z">
              <w:r>
                <w:t>20.194.44.10</w:t>
              </w:r>
            </w:ins>
          </w:p>
        </w:tc>
        <w:tc>
          <w:tcPr>
            <w:tcW w:w="3115" w:type="dxa"/>
            <w:tcPrChange w:id="207" w:author="Oliveira, Bruno" w:date="2017-09-16T15:09:00Z">
              <w:tcPr>
                <w:tcW w:w="3115" w:type="dxa"/>
              </w:tcPr>
            </w:tcPrChange>
          </w:tcPr>
          <w:p w14:paraId="5371BEC1" w14:textId="4FFF6FBD" w:rsidR="004D2731" w:rsidRDefault="004F1D47" w:rsidP="004D2731">
            <w:pPr>
              <w:cnfStyle w:val="000000000000" w:firstRow="0" w:lastRow="0" w:firstColumn="0" w:lastColumn="0" w:oddVBand="0" w:evenVBand="0" w:oddHBand="0" w:evenHBand="0" w:firstRowFirstColumn="0" w:firstRowLastColumn="0" w:lastRowFirstColumn="0" w:lastRowLastColumn="0"/>
              <w:rPr>
                <w:ins w:id="208" w:author="Oliver Braun" w:date="2017-09-07T20:58:00Z"/>
              </w:rPr>
            </w:pPr>
            <w:ins w:id="209" w:author="Oliver Braun" w:date="2017-09-07T21:01:00Z">
              <w:r>
                <w:t>Qradar</w:t>
              </w:r>
            </w:ins>
            <w:ins w:id="210" w:author="Oliveira, Bruno" w:date="2017-09-16T15:14:00Z">
              <w:r w:rsidR="00826F2F">
                <w:t>-cluster</w:t>
              </w:r>
            </w:ins>
            <w:ins w:id="211" w:author="Oliver Braun" w:date="2017-09-07T21:01:00Z">
              <w:r>
                <w:t>.pluscard.de</w:t>
              </w:r>
            </w:ins>
          </w:p>
        </w:tc>
      </w:tr>
      <w:tr w:rsidR="004D2731" w14:paraId="7FBB5332" w14:textId="77777777" w:rsidTr="004C0D5D">
        <w:trPr>
          <w:cnfStyle w:val="000000010000" w:firstRow="0" w:lastRow="0" w:firstColumn="0" w:lastColumn="0" w:oddVBand="0" w:evenVBand="0" w:oddHBand="0" w:evenHBand="1" w:firstRowFirstColumn="0" w:firstRowLastColumn="0" w:lastRowFirstColumn="0" w:lastRowLastColumn="0"/>
          <w:ins w:id="212" w:author="Oliver Braun" w:date="2017-09-07T20:58:00Z"/>
        </w:trPr>
        <w:tc>
          <w:tcPr>
            <w:cnfStyle w:val="001000000000" w:firstRow="0" w:lastRow="0" w:firstColumn="1" w:lastColumn="0" w:oddVBand="0" w:evenVBand="0" w:oddHBand="0" w:evenHBand="0" w:firstRowFirstColumn="0" w:firstRowLastColumn="0" w:lastRowFirstColumn="0" w:lastRowLastColumn="0"/>
            <w:tcW w:w="3115" w:type="dxa"/>
            <w:tcPrChange w:id="213" w:author="Oliveira, Bruno" w:date="2017-09-16T15:09:00Z">
              <w:tcPr>
                <w:tcW w:w="3115" w:type="dxa"/>
              </w:tcPr>
            </w:tcPrChange>
          </w:tcPr>
          <w:p w14:paraId="6CC87A75" w14:textId="20E139A7" w:rsidR="004D2731" w:rsidRDefault="004D2731" w:rsidP="004D2731">
            <w:pPr>
              <w:cnfStyle w:val="001000010000" w:firstRow="0" w:lastRow="0" w:firstColumn="1" w:lastColumn="0" w:oddVBand="0" w:evenVBand="0" w:oddHBand="0" w:evenHBand="1" w:firstRowFirstColumn="0" w:firstRowLastColumn="0" w:lastRowFirstColumn="0" w:lastRowLastColumn="0"/>
              <w:rPr>
                <w:ins w:id="214" w:author="Oliver Braun" w:date="2017-09-07T20:58:00Z"/>
              </w:rPr>
            </w:pPr>
            <w:ins w:id="215" w:author="Oliver Braun" w:date="2017-09-07T21:00:00Z">
              <w:r>
                <w:t>Cluster Node 1</w:t>
              </w:r>
            </w:ins>
          </w:p>
        </w:tc>
        <w:tc>
          <w:tcPr>
            <w:tcW w:w="3115" w:type="dxa"/>
            <w:tcPrChange w:id="216" w:author="Oliveira, Bruno" w:date="2017-09-16T15:09:00Z">
              <w:tcPr>
                <w:tcW w:w="3115" w:type="dxa"/>
              </w:tcPr>
            </w:tcPrChange>
          </w:tcPr>
          <w:p w14:paraId="620EBFA8" w14:textId="7B6D7728" w:rsidR="004D2731" w:rsidRDefault="004D2731" w:rsidP="004D2731">
            <w:pPr>
              <w:cnfStyle w:val="000000010000" w:firstRow="0" w:lastRow="0" w:firstColumn="0" w:lastColumn="0" w:oddVBand="0" w:evenVBand="0" w:oddHBand="0" w:evenHBand="1" w:firstRowFirstColumn="0" w:firstRowLastColumn="0" w:lastRowFirstColumn="0" w:lastRowLastColumn="0"/>
              <w:rPr>
                <w:ins w:id="217" w:author="Oliver Braun" w:date="2017-09-07T20:58:00Z"/>
              </w:rPr>
            </w:pPr>
            <w:ins w:id="218" w:author="Oliver Braun" w:date="2017-09-07T21:00:00Z">
              <w:r>
                <w:t>20.194.44.11</w:t>
              </w:r>
            </w:ins>
          </w:p>
        </w:tc>
        <w:tc>
          <w:tcPr>
            <w:tcW w:w="3115" w:type="dxa"/>
            <w:tcPrChange w:id="219" w:author="Oliveira, Bruno" w:date="2017-09-16T15:09:00Z">
              <w:tcPr>
                <w:tcW w:w="3115" w:type="dxa"/>
              </w:tcPr>
            </w:tcPrChange>
          </w:tcPr>
          <w:p w14:paraId="6ADB7243" w14:textId="714F2E43" w:rsidR="004F1D47" w:rsidRDefault="004F1D47" w:rsidP="004D2731">
            <w:pPr>
              <w:cnfStyle w:val="000000010000" w:firstRow="0" w:lastRow="0" w:firstColumn="0" w:lastColumn="0" w:oddVBand="0" w:evenVBand="0" w:oddHBand="0" w:evenHBand="1" w:firstRowFirstColumn="0" w:firstRowLastColumn="0" w:lastRowFirstColumn="0" w:lastRowLastColumn="0"/>
              <w:rPr>
                <w:ins w:id="220" w:author="Oliver Braun" w:date="2017-09-07T20:58:00Z"/>
              </w:rPr>
            </w:pPr>
            <w:ins w:id="221" w:author="Oliver Braun" w:date="2017-09-07T21:01:00Z">
              <w:r>
                <w:t>Qradar</w:t>
              </w:r>
            </w:ins>
            <w:ins w:id="222" w:author="Oliveira, Bruno" w:date="2017-09-16T15:14:00Z">
              <w:r w:rsidR="00826F2F">
                <w:t>-cluster</w:t>
              </w:r>
            </w:ins>
            <w:ins w:id="223" w:author="Oliveira, Bruno" w:date="2017-09-16T15:15:00Z">
              <w:r w:rsidR="00826F2F">
                <w:t>-primary</w:t>
              </w:r>
            </w:ins>
            <w:ins w:id="224" w:author="Oliver Braun" w:date="2017-09-07T21:01:00Z">
              <w:del w:id="225" w:author="Oliveira, Bruno" w:date="2017-09-16T15:14:00Z">
                <w:r w:rsidDel="00826F2F">
                  <w:delText>node1</w:delText>
                </w:r>
              </w:del>
              <w:r>
                <w:t>.pluscard.de</w:t>
              </w:r>
            </w:ins>
          </w:p>
        </w:tc>
      </w:tr>
      <w:tr w:rsidR="004D2731" w14:paraId="226B0C6C" w14:textId="77777777" w:rsidTr="004C0D5D">
        <w:trPr>
          <w:ins w:id="226" w:author="Oliver Braun" w:date="2017-09-07T20:58:00Z"/>
        </w:trPr>
        <w:tc>
          <w:tcPr>
            <w:cnfStyle w:val="001000000000" w:firstRow="0" w:lastRow="0" w:firstColumn="1" w:lastColumn="0" w:oddVBand="0" w:evenVBand="0" w:oddHBand="0" w:evenHBand="0" w:firstRowFirstColumn="0" w:firstRowLastColumn="0" w:lastRowFirstColumn="0" w:lastRowLastColumn="0"/>
            <w:tcW w:w="3115" w:type="dxa"/>
            <w:tcPrChange w:id="227" w:author="Oliveira, Bruno" w:date="2017-09-16T15:09:00Z">
              <w:tcPr>
                <w:tcW w:w="3115" w:type="dxa"/>
              </w:tcPr>
            </w:tcPrChange>
          </w:tcPr>
          <w:p w14:paraId="5073A3DE" w14:textId="31814247" w:rsidR="004D2731" w:rsidRDefault="004D2731" w:rsidP="004D2731">
            <w:pPr>
              <w:rPr>
                <w:ins w:id="228" w:author="Oliver Braun" w:date="2017-09-07T20:58:00Z"/>
              </w:rPr>
            </w:pPr>
            <w:ins w:id="229" w:author="Oliver Braun" w:date="2017-09-07T21:00:00Z">
              <w:r>
                <w:t>Cluster Node 2</w:t>
              </w:r>
            </w:ins>
          </w:p>
        </w:tc>
        <w:tc>
          <w:tcPr>
            <w:tcW w:w="3115" w:type="dxa"/>
            <w:tcPrChange w:id="230" w:author="Oliveira, Bruno" w:date="2017-09-16T15:09:00Z">
              <w:tcPr>
                <w:tcW w:w="3115" w:type="dxa"/>
              </w:tcPr>
            </w:tcPrChange>
          </w:tcPr>
          <w:p w14:paraId="7F625B7A" w14:textId="46D8644D" w:rsidR="004D2731" w:rsidRDefault="004D2731" w:rsidP="004D2731">
            <w:pPr>
              <w:cnfStyle w:val="000000000000" w:firstRow="0" w:lastRow="0" w:firstColumn="0" w:lastColumn="0" w:oddVBand="0" w:evenVBand="0" w:oddHBand="0" w:evenHBand="0" w:firstRowFirstColumn="0" w:firstRowLastColumn="0" w:lastRowFirstColumn="0" w:lastRowLastColumn="0"/>
              <w:rPr>
                <w:ins w:id="231" w:author="Oliver Braun" w:date="2017-09-07T20:58:00Z"/>
              </w:rPr>
            </w:pPr>
            <w:ins w:id="232" w:author="Oliver Braun" w:date="2017-09-07T21:00:00Z">
              <w:r>
                <w:t>20.194.44.12</w:t>
              </w:r>
            </w:ins>
          </w:p>
        </w:tc>
        <w:tc>
          <w:tcPr>
            <w:tcW w:w="3115" w:type="dxa"/>
            <w:tcPrChange w:id="233" w:author="Oliveira, Bruno" w:date="2017-09-16T15:09:00Z">
              <w:tcPr>
                <w:tcW w:w="3115" w:type="dxa"/>
              </w:tcPr>
            </w:tcPrChange>
          </w:tcPr>
          <w:p w14:paraId="7B5C63BC" w14:textId="1650CF05" w:rsidR="004D2731" w:rsidRDefault="004F1D47" w:rsidP="004D2731">
            <w:pPr>
              <w:cnfStyle w:val="000000000000" w:firstRow="0" w:lastRow="0" w:firstColumn="0" w:lastColumn="0" w:oddVBand="0" w:evenVBand="0" w:oddHBand="0" w:evenHBand="0" w:firstRowFirstColumn="0" w:firstRowLastColumn="0" w:lastRowFirstColumn="0" w:lastRowLastColumn="0"/>
              <w:rPr>
                <w:ins w:id="234" w:author="Oliver Braun" w:date="2017-09-07T20:58:00Z"/>
              </w:rPr>
            </w:pPr>
            <w:ins w:id="235" w:author="Oliver Braun" w:date="2017-09-07T21:01:00Z">
              <w:r>
                <w:t>Qradar</w:t>
              </w:r>
            </w:ins>
            <w:ins w:id="236" w:author="Oliveira, Bruno" w:date="2017-09-16T15:15:00Z">
              <w:r w:rsidR="00826F2F">
                <w:t>-cluster-secondary</w:t>
              </w:r>
            </w:ins>
            <w:bookmarkStart w:id="237" w:name="_GoBack"/>
            <w:bookmarkEnd w:id="237"/>
            <w:ins w:id="238" w:author="Oliver Braun" w:date="2017-09-07T21:01:00Z">
              <w:del w:id="239" w:author="Oliveira, Bruno" w:date="2017-09-16T15:15:00Z">
                <w:r w:rsidDel="00826F2F">
                  <w:delText>node2</w:delText>
                </w:r>
              </w:del>
              <w:r>
                <w:t>.pluscard.de</w:t>
              </w:r>
            </w:ins>
          </w:p>
        </w:tc>
      </w:tr>
      <w:tr w:rsidR="002C6215" w14:paraId="6EF8FB75" w14:textId="77777777" w:rsidTr="004C0D5D">
        <w:trPr>
          <w:cnfStyle w:val="000000010000" w:firstRow="0" w:lastRow="0" w:firstColumn="0" w:lastColumn="0" w:oddVBand="0" w:evenVBand="0" w:oddHBand="0" w:evenHBand="1" w:firstRowFirstColumn="0" w:firstRowLastColumn="0" w:lastRowFirstColumn="0" w:lastRowLastColumn="0"/>
          <w:ins w:id="240" w:author="Oliveira, Bruno" w:date="2017-09-16T14:41:00Z"/>
        </w:trPr>
        <w:tc>
          <w:tcPr>
            <w:cnfStyle w:val="001000000000" w:firstRow="0" w:lastRow="0" w:firstColumn="1" w:lastColumn="0" w:oddVBand="0" w:evenVBand="0" w:oddHBand="0" w:evenHBand="0" w:firstRowFirstColumn="0" w:firstRowLastColumn="0" w:lastRowFirstColumn="0" w:lastRowLastColumn="0"/>
            <w:tcW w:w="3115" w:type="dxa"/>
            <w:tcPrChange w:id="241" w:author="Oliveira, Bruno" w:date="2017-09-16T15:09:00Z">
              <w:tcPr>
                <w:tcW w:w="3115" w:type="dxa"/>
              </w:tcPr>
            </w:tcPrChange>
          </w:tcPr>
          <w:p w14:paraId="45BD11FB" w14:textId="0C103B63" w:rsidR="002C6215" w:rsidRDefault="002C6215" w:rsidP="004D2731">
            <w:pPr>
              <w:cnfStyle w:val="001000010000" w:firstRow="0" w:lastRow="0" w:firstColumn="1" w:lastColumn="0" w:oddVBand="0" w:evenVBand="0" w:oddHBand="0" w:evenHBand="1" w:firstRowFirstColumn="0" w:firstRowLastColumn="0" w:lastRowFirstColumn="0" w:lastRowLastColumn="0"/>
              <w:rPr>
                <w:ins w:id="242" w:author="Oliveira, Bruno" w:date="2017-09-16T14:41:00Z"/>
              </w:rPr>
            </w:pPr>
            <w:ins w:id="243" w:author="Oliveira, Bruno" w:date="2017-09-16T14:41:00Z">
              <w:r>
                <w:t>Cluster Node 1 (IMM)</w:t>
              </w:r>
            </w:ins>
          </w:p>
        </w:tc>
        <w:tc>
          <w:tcPr>
            <w:tcW w:w="3115" w:type="dxa"/>
            <w:tcPrChange w:id="244" w:author="Oliveira, Bruno" w:date="2017-09-16T15:09:00Z">
              <w:tcPr>
                <w:tcW w:w="3115" w:type="dxa"/>
              </w:tcPr>
            </w:tcPrChange>
          </w:tcPr>
          <w:p w14:paraId="01679EA2" w14:textId="75D78C5C" w:rsidR="002C6215" w:rsidRDefault="002C6215" w:rsidP="004D2731">
            <w:pPr>
              <w:cnfStyle w:val="000000010000" w:firstRow="0" w:lastRow="0" w:firstColumn="0" w:lastColumn="0" w:oddVBand="0" w:evenVBand="0" w:oddHBand="0" w:evenHBand="1" w:firstRowFirstColumn="0" w:firstRowLastColumn="0" w:lastRowFirstColumn="0" w:lastRowLastColumn="0"/>
              <w:rPr>
                <w:ins w:id="245" w:author="Oliveira, Bruno" w:date="2017-09-16T14:41:00Z"/>
              </w:rPr>
            </w:pPr>
            <w:ins w:id="246" w:author="Oliveira, Bruno" w:date="2017-09-16T14:41:00Z">
              <w:r>
                <w:t>20.194.37.230</w:t>
              </w:r>
            </w:ins>
          </w:p>
        </w:tc>
        <w:tc>
          <w:tcPr>
            <w:tcW w:w="3115" w:type="dxa"/>
            <w:tcPrChange w:id="247" w:author="Oliveira, Bruno" w:date="2017-09-16T15:09:00Z">
              <w:tcPr>
                <w:tcW w:w="3115" w:type="dxa"/>
              </w:tcPr>
            </w:tcPrChange>
          </w:tcPr>
          <w:p w14:paraId="7F3D5529" w14:textId="77777777" w:rsidR="002C6215" w:rsidRDefault="002C6215" w:rsidP="004D2731">
            <w:pPr>
              <w:cnfStyle w:val="000000010000" w:firstRow="0" w:lastRow="0" w:firstColumn="0" w:lastColumn="0" w:oddVBand="0" w:evenVBand="0" w:oddHBand="0" w:evenHBand="1" w:firstRowFirstColumn="0" w:firstRowLastColumn="0" w:lastRowFirstColumn="0" w:lastRowLastColumn="0"/>
              <w:rPr>
                <w:ins w:id="248" w:author="Oliveira, Bruno" w:date="2017-09-16T14:41:00Z"/>
              </w:rPr>
            </w:pPr>
          </w:p>
        </w:tc>
      </w:tr>
      <w:tr w:rsidR="002C6215" w14:paraId="73206E1D" w14:textId="77777777" w:rsidTr="004C0D5D">
        <w:trPr>
          <w:ins w:id="249" w:author="Oliveira, Bruno" w:date="2017-09-16T14:41:00Z"/>
        </w:trPr>
        <w:tc>
          <w:tcPr>
            <w:cnfStyle w:val="001000000000" w:firstRow="0" w:lastRow="0" w:firstColumn="1" w:lastColumn="0" w:oddVBand="0" w:evenVBand="0" w:oddHBand="0" w:evenHBand="0" w:firstRowFirstColumn="0" w:firstRowLastColumn="0" w:lastRowFirstColumn="0" w:lastRowLastColumn="0"/>
            <w:tcW w:w="3115" w:type="dxa"/>
            <w:tcPrChange w:id="250" w:author="Oliveira, Bruno" w:date="2017-09-16T15:09:00Z">
              <w:tcPr>
                <w:tcW w:w="3115" w:type="dxa"/>
              </w:tcPr>
            </w:tcPrChange>
          </w:tcPr>
          <w:p w14:paraId="482054AB" w14:textId="42AFB3AA" w:rsidR="002C6215" w:rsidRDefault="002C6215" w:rsidP="004D2731">
            <w:pPr>
              <w:rPr>
                <w:ins w:id="251" w:author="Oliveira, Bruno" w:date="2017-09-16T14:41:00Z"/>
              </w:rPr>
            </w:pPr>
            <w:ins w:id="252" w:author="Oliveira, Bruno" w:date="2017-09-16T14:41:00Z">
              <w:r>
                <w:t>Cluster Node 2 (IMM)</w:t>
              </w:r>
            </w:ins>
          </w:p>
        </w:tc>
        <w:tc>
          <w:tcPr>
            <w:tcW w:w="3115" w:type="dxa"/>
            <w:tcPrChange w:id="253" w:author="Oliveira, Bruno" w:date="2017-09-16T15:09:00Z">
              <w:tcPr>
                <w:tcW w:w="3115" w:type="dxa"/>
              </w:tcPr>
            </w:tcPrChange>
          </w:tcPr>
          <w:p w14:paraId="1B5CFD37" w14:textId="27194E84" w:rsidR="002C6215" w:rsidRDefault="002C6215" w:rsidP="004D2731">
            <w:pPr>
              <w:cnfStyle w:val="000000000000" w:firstRow="0" w:lastRow="0" w:firstColumn="0" w:lastColumn="0" w:oddVBand="0" w:evenVBand="0" w:oddHBand="0" w:evenHBand="0" w:firstRowFirstColumn="0" w:firstRowLastColumn="0" w:lastRowFirstColumn="0" w:lastRowLastColumn="0"/>
              <w:rPr>
                <w:ins w:id="254" w:author="Oliveira, Bruno" w:date="2017-09-16T14:41:00Z"/>
              </w:rPr>
            </w:pPr>
            <w:ins w:id="255" w:author="Oliveira, Bruno" w:date="2017-09-16T14:42:00Z">
              <w:r>
                <w:t>20.194.37.231</w:t>
              </w:r>
            </w:ins>
          </w:p>
        </w:tc>
        <w:tc>
          <w:tcPr>
            <w:tcW w:w="3115" w:type="dxa"/>
            <w:tcPrChange w:id="256" w:author="Oliveira, Bruno" w:date="2017-09-16T15:09:00Z">
              <w:tcPr>
                <w:tcW w:w="3115" w:type="dxa"/>
              </w:tcPr>
            </w:tcPrChange>
          </w:tcPr>
          <w:p w14:paraId="596AD955" w14:textId="77777777" w:rsidR="002C6215" w:rsidRDefault="002C6215">
            <w:pPr>
              <w:keepNext/>
              <w:cnfStyle w:val="000000000000" w:firstRow="0" w:lastRow="0" w:firstColumn="0" w:lastColumn="0" w:oddVBand="0" w:evenVBand="0" w:oddHBand="0" w:evenHBand="0" w:firstRowFirstColumn="0" w:firstRowLastColumn="0" w:lastRowFirstColumn="0" w:lastRowLastColumn="0"/>
              <w:rPr>
                <w:ins w:id="257" w:author="Oliveira, Bruno" w:date="2017-09-16T14:41:00Z"/>
              </w:rPr>
              <w:pPrChange w:id="258" w:author="Oliveira, Bruno" w:date="2017-09-16T15:09:00Z">
                <w:pPr>
                  <w:cnfStyle w:val="000000000000" w:firstRow="0" w:lastRow="0" w:firstColumn="0" w:lastColumn="0" w:oddVBand="0" w:evenVBand="0" w:oddHBand="0" w:evenHBand="0" w:firstRowFirstColumn="0" w:firstRowLastColumn="0" w:lastRowFirstColumn="0" w:lastRowLastColumn="0"/>
                </w:pPr>
              </w:pPrChange>
            </w:pPr>
          </w:p>
        </w:tc>
      </w:tr>
    </w:tbl>
    <w:p w14:paraId="5DF9C3C8" w14:textId="336AF5B8" w:rsidR="004D2731" w:rsidRPr="004C0D5D" w:rsidRDefault="004C0D5D">
      <w:pPr>
        <w:pStyle w:val="Beschriftung"/>
        <w:rPr>
          <w:ins w:id="259" w:author="Oliver Braun" w:date="2017-09-07T20:57:00Z"/>
          <w:rFonts w:ascii="Calibri" w:hAnsi="Calibri" w:cs="Calibri"/>
          <w:color w:val="000000"/>
          <w:rPrChange w:id="260" w:author="Oliveira, Bruno" w:date="2017-09-16T15:09:00Z">
            <w:rPr>
              <w:ins w:id="261" w:author="Oliver Braun" w:date="2017-09-07T20:57:00Z"/>
            </w:rPr>
          </w:rPrChange>
        </w:rPr>
        <w:pPrChange w:id="262" w:author="Oliveira, Bruno" w:date="2017-09-16T15:09:00Z">
          <w:pPr/>
        </w:pPrChange>
      </w:pPr>
      <w:ins w:id="263" w:author="Oliveira, Bruno" w:date="2017-09-16T15:09:00Z">
        <w:r w:rsidRPr="004C0D5D">
          <w:rPr>
            <w:rFonts w:ascii="Calibri" w:hAnsi="Calibri" w:cs="Calibri"/>
            <w:color w:val="000000"/>
            <w:rPrChange w:id="264" w:author="Oliveira, Bruno" w:date="2017-09-16T15:09:00Z">
              <w:rPr>
                <w:bCs/>
              </w:rPr>
            </w:rPrChange>
          </w:rPr>
          <w:t xml:space="preserve">Tabelle </w:t>
        </w:r>
        <w:r w:rsidRPr="004C0D5D">
          <w:rPr>
            <w:rFonts w:ascii="Calibri" w:hAnsi="Calibri" w:cs="Calibri"/>
            <w:color w:val="000000"/>
            <w:rPrChange w:id="265" w:author="Oliveira, Bruno" w:date="2017-09-16T15:09:00Z">
              <w:rPr>
                <w:bCs/>
              </w:rPr>
            </w:rPrChange>
          </w:rPr>
          <w:fldChar w:fldCharType="begin"/>
        </w:r>
        <w:r w:rsidRPr="004C0D5D">
          <w:rPr>
            <w:rFonts w:ascii="Calibri" w:hAnsi="Calibri" w:cs="Calibri"/>
            <w:color w:val="000000"/>
            <w:rPrChange w:id="266" w:author="Oliveira, Bruno" w:date="2017-09-16T15:09:00Z">
              <w:rPr>
                <w:bCs/>
              </w:rPr>
            </w:rPrChange>
          </w:rPr>
          <w:instrText xml:space="preserve"> SEQ Tabelle \* ARABIC </w:instrText>
        </w:r>
      </w:ins>
      <w:r w:rsidRPr="004C0D5D">
        <w:rPr>
          <w:rFonts w:ascii="Calibri" w:hAnsi="Calibri" w:cs="Calibri"/>
          <w:color w:val="000000"/>
          <w:rPrChange w:id="267" w:author="Oliveira, Bruno" w:date="2017-09-16T15:09:00Z">
            <w:rPr>
              <w:bCs/>
            </w:rPr>
          </w:rPrChange>
        </w:rPr>
        <w:fldChar w:fldCharType="separate"/>
      </w:r>
      <w:ins w:id="268" w:author="Oliveira, Bruno" w:date="2017-09-16T15:09:00Z">
        <w:r>
          <w:rPr>
            <w:rFonts w:ascii="Calibri" w:hAnsi="Calibri" w:cs="Calibri"/>
            <w:noProof/>
            <w:color w:val="000000"/>
          </w:rPr>
          <w:t>4</w:t>
        </w:r>
        <w:r w:rsidRPr="004C0D5D">
          <w:rPr>
            <w:rFonts w:ascii="Calibri" w:hAnsi="Calibri" w:cs="Calibri"/>
            <w:color w:val="000000"/>
            <w:rPrChange w:id="269" w:author="Oliveira, Bruno" w:date="2017-09-16T15:09:00Z">
              <w:rPr>
                <w:bCs/>
              </w:rPr>
            </w:rPrChange>
          </w:rPr>
          <w:fldChar w:fldCharType="end"/>
        </w:r>
      </w:ins>
      <w:ins w:id="270" w:author="Oliveira, Bruno" w:date="2017-09-16T15:14:00Z">
        <w:r w:rsidR="00826F2F">
          <w:rPr>
            <w:rFonts w:ascii="Calibri" w:hAnsi="Calibri" w:cs="Calibri"/>
            <w:color w:val="000000"/>
          </w:rPr>
          <w:t xml:space="preserve"> – Zuordnung der IPs</w:t>
        </w:r>
      </w:ins>
    </w:p>
    <w:p w14:paraId="3BD94C34" w14:textId="567B946B" w:rsidR="001B459D" w:rsidRDefault="00EF1F95" w:rsidP="00B62465">
      <w:del w:id="271" w:author="Oliver Braun" w:date="2017-09-07T20:57:00Z">
        <w:r w:rsidDel="004D2731">
          <w:delText xml:space="preserve"> </w:delText>
        </w:r>
      </w:del>
      <w:r w:rsidR="001B459D">
        <w:t xml:space="preserve">Der aktuelle Status der Systeme sowie der Cluster-Beziehung kann auf QRadar unter „Admin-&gt;System Configuration-&gt;System and License Management“ angesehen werden. </w:t>
      </w:r>
      <w:r w:rsidR="007A17A4">
        <w:t xml:space="preserve">Die Replikation mittels DRDB wurde angestoßen und hat circa 18 Stunden gedauert. </w:t>
      </w:r>
      <w:r w:rsidR="00977128">
        <w:t>Ein Failover-Test wurde erfolgreich durchgeführt.</w:t>
      </w:r>
    </w:p>
    <w:p w14:paraId="0B27677F" w14:textId="407EDE6B" w:rsidR="00EF1F95" w:rsidRDefault="00EF1F95" w:rsidP="00B62465"/>
    <w:p w14:paraId="2A3C6587" w14:textId="77777777" w:rsidR="004C0D5D" w:rsidRDefault="00EF1F95">
      <w:pPr>
        <w:jc w:val="center"/>
        <w:rPr>
          <w:ins w:id="272" w:author="Oliveira, Bruno" w:date="2017-09-16T15:07:00Z"/>
        </w:rPr>
        <w:pPrChange w:id="273" w:author="Oliveira, Bruno" w:date="2017-09-16T15:07:00Z">
          <w:pPr>
            <w:keepNext/>
            <w:jc w:val="center"/>
          </w:pPr>
        </w:pPrChange>
      </w:pPr>
      <w:commentRangeStart w:id="274"/>
      <w:r>
        <w:rPr>
          <w:noProof/>
          <w:lang w:eastAsia="de-DE"/>
        </w:rPr>
        <w:lastRenderedPageBreak/>
        <w:drawing>
          <wp:inline distT="0" distB="0" distL="0" distR="0" wp14:anchorId="16DFEDE8" wp14:editId="3D6C08F4">
            <wp:extent cx="5902325" cy="3670035"/>
            <wp:effectExtent l="19050" t="19050" r="22225" b="260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2325" cy="3670035"/>
                    </a:xfrm>
                    <a:prstGeom prst="rect">
                      <a:avLst/>
                    </a:prstGeom>
                    <a:ln w="12696" cmpd="sng">
                      <a:solidFill>
                        <a:srgbClr val="000000"/>
                      </a:solidFill>
                      <a:prstDash val="solid"/>
                    </a:ln>
                  </pic:spPr>
                </pic:pic>
              </a:graphicData>
            </a:graphic>
          </wp:inline>
        </w:drawing>
      </w:r>
      <w:commentRangeEnd w:id="274"/>
    </w:p>
    <w:p w14:paraId="6A0FAA3B" w14:textId="406BE9D7" w:rsidR="004C0D5D" w:rsidRPr="004C0D5D" w:rsidRDefault="004C0D5D">
      <w:pPr>
        <w:pStyle w:val="Beschriftung"/>
        <w:spacing w:line="160" w:lineRule="auto"/>
        <w:ind w:left="10"/>
        <w:jc w:val="left"/>
        <w:rPr>
          <w:ins w:id="275" w:author="Oliveira, Bruno" w:date="2017-09-16T15:07:00Z"/>
          <w:rFonts w:ascii="Calibri" w:hAnsi="Calibri" w:cs="Calibri"/>
          <w:color w:val="000000"/>
          <w:rPrChange w:id="276" w:author="Oliveira, Bruno" w:date="2017-09-16T15:07:00Z">
            <w:rPr>
              <w:ins w:id="277" w:author="Oliveira, Bruno" w:date="2017-09-16T15:07:00Z"/>
            </w:rPr>
          </w:rPrChange>
        </w:rPr>
        <w:pPrChange w:id="278" w:author="Oliveira, Bruno" w:date="2017-09-16T15:07:00Z">
          <w:pPr>
            <w:pStyle w:val="Beschriftung"/>
          </w:pPr>
        </w:pPrChange>
      </w:pPr>
      <w:ins w:id="279" w:author="Oliveira, Bruno" w:date="2017-09-16T15:07:00Z">
        <w:r w:rsidRPr="004C0D5D">
          <w:rPr>
            <w:rFonts w:ascii="Calibri" w:hAnsi="Calibri" w:cs="Calibri"/>
            <w:color w:val="000000"/>
            <w:rPrChange w:id="280" w:author="Oliveira, Bruno" w:date="2017-09-16T15:07:00Z">
              <w:rPr/>
            </w:rPrChange>
          </w:rPr>
          <w:t xml:space="preserve">Abbildung </w:t>
        </w:r>
        <w:r w:rsidRPr="004C0D5D">
          <w:rPr>
            <w:rFonts w:ascii="Calibri" w:hAnsi="Calibri" w:cs="Calibri"/>
            <w:color w:val="000000"/>
            <w:rPrChange w:id="281" w:author="Oliveira, Bruno" w:date="2017-09-16T15:07:00Z">
              <w:rPr/>
            </w:rPrChange>
          </w:rPr>
          <w:fldChar w:fldCharType="begin"/>
        </w:r>
        <w:r w:rsidRPr="004C0D5D">
          <w:rPr>
            <w:rFonts w:ascii="Calibri" w:hAnsi="Calibri" w:cs="Calibri"/>
            <w:color w:val="000000"/>
            <w:rPrChange w:id="282" w:author="Oliveira, Bruno" w:date="2017-09-16T15:07:00Z">
              <w:rPr/>
            </w:rPrChange>
          </w:rPr>
          <w:instrText xml:space="preserve"> SEQ Abbildung \* ARABIC </w:instrText>
        </w:r>
      </w:ins>
      <w:r w:rsidRPr="004C0D5D">
        <w:rPr>
          <w:rFonts w:ascii="Calibri" w:hAnsi="Calibri" w:cs="Calibri"/>
          <w:color w:val="000000"/>
          <w:rPrChange w:id="283" w:author="Oliveira, Bruno" w:date="2017-09-16T15:07:00Z">
            <w:rPr/>
          </w:rPrChange>
        </w:rPr>
        <w:fldChar w:fldCharType="separate"/>
      </w:r>
      <w:ins w:id="284" w:author="Oliveira, Bruno" w:date="2017-09-16T15:07:00Z">
        <w:r>
          <w:rPr>
            <w:rFonts w:ascii="Calibri" w:hAnsi="Calibri" w:cs="Calibri"/>
            <w:noProof/>
            <w:color w:val="000000"/>
          </w:rPr>
          <w:t>5</w:t>
        </w:r>
        <w:r w:rsidRPr="004C0D5D">
          <w:rPr>
            <w:rFonts w:ascii="Calibri" w:hAnsi="Calibri" w:cs="Calibri"/>
            <w:color w:val="000000"/>
            <w:rPrChange w:id="285" w:author="Oliveira, Bruno" w:date="2017-09-16T15:07:00Z">
              <w:rPr/>
            </w:rPrChange>
          </w:rPr>
          <w:fldChar w:fldCharType="end"/>
        </w:r>
      </w:ins>
    </w:p>
    <w:p w14:paraId="5E27815E" w14:textId="332EECBA" w:rsidR="00EF1F95" w:rsidRDefault="004F1D47">
      <w:pPr>
        <w:keepNext/>
        <w:jc w:val="center"/>
        <w:pPrChange w:id="286" w:author="Oliveira, Bruno" w:date="2017-09-16T15:07:00Z">
          <w:pPr/>
        </w:pPrChange>
      </w:pPr>
      <w:r>
        <w:rPr>
          <w:rStyle w:val="Kommentarzeichen"/>
        </w:rPr>
        <w:commentReference w:id="274"/>
      </w:r>
    </w:p>
    <w:p w14:paraId="7539B7E4" w14:textId="77777777" w:rsidR="00EF1F95" w:rsidRDefault="00EF1F95" w:rsidP="00B62465"/>
    <w:p w14:paraId="0167999C" w14:textId="221D17A0" w:rsidR="00B62465" w:rsidRDefault="00EF1F95" w:rsidP="00B62465">
      <w:r>
        <w:t>Die QRadar-Appliances</w:t>
      </w:r>
      <w:ins w:id="287" w:author="Oliver Braun" w:date="2017-09-07T21:03:00Z">
        <w:r w:rsidR="004F1D47">
          <w:t xml:space="preserve"> können über einen Webproxy die aktuellen Updates herunterladen.</w:t>
        </w:r>
      </w:ins>
      <w:r w:rsidR="0020501F">
        <w:t xml:space="preserve"> </w:t>
      </w:r>
      <w:del w:id="288" w:author="Oliver Braun" w:date="2017-09-07T21:04:00Z">
        <w:r w:rsidR="0020501F" w:rsidDel="004F1D47">
          <w:delText>verfügen</w:delText>
        </w:r>
        <w:r w:rsidR="00B62465" w:rsidDel="004F1D47">
          <w:delText xml:space="preserve"> über Internetzugang, um die letzten Updates abzuholen, aber der Verkehr wird über einen Proxy weiterlegeleitet. </w:delText>
        </w:r>
      </w:del>
      <w:r>
        <w:t>Nachdem die Paramenter des Proxy-Servers eingetragen wurden, konnte QRadar</w:t>
      </w:r>
      <w:ins w:id="289" w:author="Oliver Braun" w:date="2017-09-07T21:05:00Z">
        <w:r w:rsidR="004F1D47">
          <w:t xml:space="preserve"> den Update Server erreichen.</w:t>
        </w:r>
      </w:ins>
      <w:r>
        <w:t xml:space="preserve"> </w:t>
      </w:r>
      <w:del w:id="290" w:author="Oliver Braun" w:date="2017-09-07T21:05:00Z">
        <w:r w:rsidR="00B62465" w:rsidDel="004F1D47">
          <w:delText>Updates konnten automatisch</w:delText>
        </w:r>
        <w:r w:rsidDel="004F1D47">
          <w:delText xml:space="preserve"> herunterladen. </w:delText>
        </w:r>
      </w:del>
      <w:r>
        <w:t xml:space="preserve">QRadar </w:t>
      </w:r>
      <w:del w:id="291" w:author="Oliver Braun" w:date="2017-09-07T21:05:00Z">
        <w:r w:rsidDel="004F1D47">
          <w:delText xml:space="preserve">versucht </w:delText>
        </w:r>
      </w:del>
      <w:ins w:id="292" w:author="Oliver Braun" w:date="2017-09-07T21:05:00Z">
        <w:r w:rsidR="004F1D47">
          <w:t>prüft, ob neue Updates vorhanden sind.</w:t>
        </w:r>
      </w:ins>
      <w:del w:id="293" w:author="Oliver Braun" w:date="2017-09-07T21:06:00Z">
        <w:r w:rsidDel="004F1D47">
          <w:delText>täglich, Updates aus dem Internet herunterzuladen.</w:delText>
        </w:r>
      </w:del>
    </w:p>
    <w:p w14:paraId="558A97D3" w14:textId="77777777" w:rsidR="00C874D5" w:rsidRDefault="00234515" w:rsidP="00B62465">
      <w:pPr>
        <w:rPr>
          <w:ins w:id="294" w:author="Oliveira, Bruno" w:date="2017-09-16T15:11:00Z"/>
        </w:rPr>
      </w:pPr>
      <w:commentRangeStart w:id="295"/>
      <w:r>
        <w:t xml:space="preserve">Für die Einrichtung der QRadar-Appliances </w:t>
      </w:r>
      <w:del w:id="296" w:author="Oliveira, Bruno" w:date="2017-09-16T14:51:00Z">
        <w:r w:rsidR="003E02FF" w:rsidDel="00C1358E">
          <w:delText>wird</w:delText>
        </w:r>
        <w:r w:rsidDel="00C1358E">
          <w:delText xml:space="preserve"> </w:delText>
        </w:r>
      </w:del>
      <w:ins w:id="297" w:author="Oliveira, Bruno" w:date="2017-09-16T14:51:00Z">
        <w:r w:rsidR="00C1358E">
          <w:t xml:space="preserve">wurde </w:t>
        </w:r>
      </w:ins>
      <w:r>
        <w:t xml:space="preserve">ein einfaches Passwort </w:t>
      </w:r>
      <w:r w:rsidR="003E02FF">
        <w:t>verwendet</w:t>
      </w:r>
      <w:del w:id="298" w:author="Oliveira, Bruno" w:date="2017-09-16T14:51:00Z">
        <w:r w:rsidR="003E02FF" w:rsidDel="00C1358E">
          <w:delText>, das „PASSW0RD“ lautet</w:delText>
        </w:r>
      </w:del>
      <w:r w:rsidR="003E02FF">
        <w:t>. Diese</w:t>
      </w:r>
      <w:ins w:id="299" w:author="Oliver Braun" w:date="2017-09-07T21:08:00Z">
        <w:r w:rsidR="004F1D47">
          <w:t>s</w:t>
        </w:r>
      </w:ins>
      <w:r w:rsidR="003E02FF">
        <w:t xml:space="preserve"> Passwort gilt für sowohl den Root-Account (Console) als auch den Admin-Account (Weboberfläche) und muss vor dem produktiven Betrieb geändert werden.</w:t>
      </w:r>
      <w:commentRangeEnd w:id="295"/>
      <w:r w:rsidR="004F1D47">
        <w:rPr>
          <w:rStyle w:val="Kommentarzeichen"/>
        </w:rPr>
        <w:commentReference w:id="295"/>
      </w:r>
    </w:p>
    <w:p w14:paraId="113676F5" w14:textId="722C0814" w:rsidR="00234515" w:rsidRDefault="00C874D5" w:rsidP="00B62465">
      <w:ins w:id="300" w:author="Oliveira, Bruno" w:date="2017-09-16T15:11:00Z">
        <w:r>
          <w:t>Für das Auführen von Skrippten sowie Wartungsm</w:t>
        </w:r>
      </w:ins>
      <w:ins w:id="301" w:author="Oliveira, Bruno" w:date="2017-09-16T15:12:00Z">
        <w:r>
          <w:t>aßnahmen wurde der Account „admin_sva“ auf der Shell-Ebene angelegt.</w:t>
        </w:r>
      </w:ins>
    </w:p>
    <w:p w14:paraId="10718DB4" w14:textId="68E4621D" w:rsidR="007A17A4" w:rsidRDefault="007A17A4" w:rsidP="00B62465"/>
    <w:p w14:paraId="61A6B79B" w14:textId="77777777" w:rsidR="007A17A4" w:rsidRDefault="007A17A4" w:rsidP="007A17A4">
      <w:pPr>
        <w:pStyle w:val="berschrift2"/>
        <w:keepLines w:val="0"/>
        <w:tabs>
          <w:tab w:val="num" w:pos="720"/>
          <w:tab w:val="left" w:pos="7513"/>
        </w:tabs>
        <w:spacing w:before="240" w:after="60" w:line="240" w:lineRule="auto"/>
        <w:ind w:left="720" w:hanging="720"/>
        <w:jc w:val="both"/>
      </w:pPr>
      <w:bookmarkStart w:id="302" w:name="_Toc490144822"/>
      <w:bookmarkStart w:id="303" w:name="_Toc492580164"/>
      <w:r>
        <w:t>Logquellen</w:t>
      </w:r>
      <w:bookmarkEnd w:id="302"/>
      <w:bookmarkEnd w:id="303"/>
    </w:p>
    <w:p w14:paraId="1C94D033" w14:textId="199DBEA6" w:rsidR="007A17A4" w:rsidRDefault="007A17A4" w:rsidP="00B62465"/>
    <w:p w14:paraId="2CB267E1" w14:textId="5617FAEE" w:rsidR="007A17A4" w:rsidRDefault="007A17A4" w:rsidP="007A17A4">
      <w:r>
        <w:t xml:space="preserve">Nachdem QRadar in Betrieb genommen wurde, konnten die ersten Log-Quellen </w:t>
      </w:r>
      <w:del w:id="304" w:author="Oliver Braun" w:date="2017-09-07T21:09:00Z">
        <w:r w:rsidDel="004F1D47">
          <w:delText xml:space="preserve">allmählich </w:delText>
        </w:r>
      </w:del>
      <w:r>
        <w:t xml:space="preserve">eingebunden werden. </w:t>
      </w:r>
      <w:r w:rsidR="00F4158C">
        <w:t xml:space="preserve">Svamon </w:t>
      </w:r>
      <w:r>
        <w:t xml:space="preserve">schickte die ersten Events an </w:t>
      </w:r>
      <w:r w:rsidR="00F4158C">
        <w:t>QRadar</w:t>
      </w:r>
      <w:r w:rsidR="00875302">
        <w:t xml:space="preserve">, welche </w:t>
      </w:r>
      <w:r>
        <w:t>von QRadar normalisiert und als Log-Quellen erkannt</w:t>
      </w:r>
      <w:r w:rsidR="00875302">
        <w:t xml:space="preserve"> wurden</w:t>
      </w:r>
      <w:r>
        <w:t xml:space="preserve">. </w:t>
      </w:r>
      <w:r w:rsidR="00875302">
        <w:t xml:space="preserve">Anschließend wurden </w:t>
      </w:r>
      <w:del w:id="305" w:author="Oliver Braun" w:date="2017-09-07T21:10:00Z">
        <w:r w:rsidR="00875302" w:rsidDel="004F1D47">
          <w:delText xml:space="preserve">die ersten </w:delText>
        </w:r>
      </w:del>
      <w:r w:rsidR="00875302">
        <w:t xml:space="preserve">Logquellen mittels Wincollect eingebunden. Aufgrund besonderer Anforderung an Verfügbarkeit wurde Wincollect Standalone eingesetzt. Wincollect kümmert sich um das Abholen von Events sämtlicher Windows-Systemen und schickt sie an QRadar. </w:t>
      </w:r>
      <w:del w:id="306" w:author="Oliver Braun" w:date="2017-09-07T21:12:00Z">
        <w:r w:rsidR="00875302" w:rsidDel="007D43A8">
          <w:delText xml:space="preserve">Außerdem ist Wincollect für das </w:delText>
        </w:r>
        <w:r w:rsidR="00875302" w:rsidRPr="00875302" w:rsidDel="007D43A8">
          <w:delText>Zwischencaching</w:delText>
        </w:r>
        <w:r w:rsidR="00875302" w:rsidDel="007D43A8">
          <w:delText xml:space="preserve"> verantwortlich. E</w:delText>
        </w:r>
      </w:del>
      <w:ins w:id="307" w:author="Oliver Braun" w:date="2017-09-07T21:11:00Z">
        <w:r w:rsidR="007D43A8">
          <w:t>Für Wincollect wurde e</w:t>
        </w:r>
      </w:ins>
      <w:r w:rsidR="00875302">
        <w:t xml:space="preserve">in </w:t>
      </w:r>
      <w:ins w:id="308" w:author="Oliver Braun" w:date="2017-09-07T21:12:00Z">
        <w:r w:rsidR="007D43A8">
          <w:t xml:space="preserve">lokaler </w:t>
        </w:r>
      </w:ins>
      <w:r w:rsidR="00875302">
        <w:t xml:space="preserve">Puffer von </w:t>
      </w:r>
      <w:del w:id="309" w:author="Oliveira, Bruno" w:date="2017-09-16T14:52:00Z">
        <w:r w:rsidR="00875302" w:rsidDel="00C1358E">
          <w:delText>2</w:delText>
        </w:r>
      </w:del>
      <w:ins w:id="310" w:author="Oliveira, Bruno" w:date="2017-09-16T14:52:00Z">
        <w:r w:rsidR="00C1358E">
          <w:t>6</w:t>
        </w:r>
      </w:ins>
      <w:del w:id="311" w:author="Oliveira, Bruno" w:date="2017-09-16T14:52:00Z">
        <w:r w:rsidR="00875302" w:rsidDel="00C1358E">
          <w:delText>0</w:delText>
        </w:r>
      </w:del>
      <w:r w:rsidR="00875302">
        <w:t xml:space="preserve"> GB für das Zwischenspeichern von Events wurde konfiguriert. Wenn die Kommunikation zwischen Wincollect und QRadar unterbrochen wird, werden Events lokal gespeichert und automatisch an </w:t>
      </w:r>
      <w:r w:rsidR="00875302">
        <w:lastRenderedPageBreak/>
        <w:t>QRadar weitergeleitet, sobald die Kommunikation wiederhergestellt wird.</w:t>
      </w:r>
      <w:ins w:id="312" w:author="Oliver Braun" w:date="2017-09-07T21:12:00Z">
        <w:r w:rsidR="007D43A8">
          <w:t xml:space="preserve"> So wird sichergestellt,</w:t>
        </w:r>
      </w:ins>
      <w:r w:rsidR="00875302">
        <w:t xml:space="preserve"> </w:t>
      </w:r>
      <w:del w:id="313" w:author="Oliver Braun" w:date="2017-09-07T21:13:00Z">
        <w:r w:rsidR="00A476F6" w:rsidDel="007D43A8">
          <w:delText xml:space="preserve">Das sorgt dafür, </w:delText>
        </w:r>
      </w:del>
      <w:r w:rsidR="00A476F6">
        <w:t>dass keine Windows-Events verloren gehen.</w:t>
      </w:r>
    </w:p>
    <w:p w14:paraId="5F0B3892" w14:textId="77777777" w:rsidR="004C0D5D" w:rsidRDefault="00875302">
      <w:pPr>
        <w:jc w:val="center"/>
        <w:rPr>
          <w:ins w:id="314" w:author="Oliveira, Bruno" w:date="2017-09-16T15:07:00Z"/>
        </w:rPr>
        <w:pPrChange w:id="315" w:author="Oliveira, Bruno" w:date="2017-09-16T15:07:00Z">
          <w:pPr>
            <w:keepNext/>
            <w:jc w:val="center"/>
          </w:pPr>
        </w:pPrChange>
      </w:pPr>
      <w:r>
        <w:rPr>
          <w:noProof/>
          <w:lang w:eastAsia="de-DE"/>
        </w:rPr>
        <w:drawing>
          <wp:inline distT="0" distB="0" distL="0" distR="0" wp14:anchorId="1A1033DC" wp14:editId="76D92F4E">
            <wp:extent cx="5902325" cy="1619540"/>
            <wp:effectExtent l="19050" t="19050" r="22225" b="190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02325" cy="1619540"/>
                    </a:xfrm>
                    <a:prstGeom prst="rect">
                      <a:avLst/>
                    </a:prstGeom>
                    <a:ln w="12696" cmpd="sng">
                      <a:solidFill>
                        <a:srgbClr val="000000"/>
                      </a:solidFill>
                      <a:prstDash val="solid"/>
                    </a:ln>
                  </pic:spPr>
                </pic:pic>
              </a:graphicData>
            </a:graphic>
          </wp:inline>
        </w:drawing>
      </w:r>
    </w:p>
    <w:p w14:paraId="4C863100" w14:textId="249CDB16" w:rsidR="004C0D5D" w:rsidRPr="004C0D5D" w:rsidRDefault="004C0D5D">
      <w:pPr>
        <w:pStyle w:val="Beschriftung"/>
        <w:spacing w:line="160" w:lineRule="auto"/>
        <w:ind w:left="10"/>
        <w:jc w:val="left"/>
        <w:rPr>
          <w:ins w:id="316" w:author="Oliveira, Bruno" w:date="2017-09-16T15:07:00Z"/>
          <w:rFonts w:ascii="Calibri" w:hAnsi="Calibri" w:cs="Calibri"/>
          <w:color w:val="000000"/>
          <w:rPrChange w:id="317" w:author="Oliveira, Bruno" w:date="2017-09-16T15:07:00Z">
            <w:rPr>
              <w:ins w:id="318" w:author="Oliveira, Bruno" w:date="2017-09-16T15:07:00Z"/>
            </w:rPr>
          </w:rPrChange>
        </w:rPr>
        <w:pPrChange w:id="319" w:author="Oliveira, Bruno" w:date="2017-09-16T15:07:00Z">
          <w:pPr>
            <w:pStyle w:val="Beschriftung"/>
          </w:pPr>
        </w:pPrChange>
      </w:pPr>
      <w:ins w:id="320" w:author="Oliveira, Bruno" w:date="2017-09-16T15:07:00Z">
        <w:r w:rsidRPr="004C0D5D">
          <w:rPr>
            <w:rFonts w:ascii="Calibri" w:hAnsi="Calibri" w:cs="Calibri"/>
            <w:color w:val="000000"/>
            <w:rPrChange w:id="321" w:author="Oliveira, Bruno" w:date="2017-09-16T15:07:00Z">
              <w:rPr/>
            </w:rPrChange>
          </w:rPr>
          <w:t xml:space="preserve">Abbildung </w:t>
        </w:r>
        <w:r w:rsidRPr="004C0D5D">
          <w:rPr>
            <w:rFonts w:ascii="Calibri" w:hAnsi="Calibri" w:cs="Calibri"/>
            <w:color w:val="000000"/>
            <w:rPrChange w:id="322" w:author="Oliveira, Bruno" w:date="2017-09-16T15:07:00Z">
              <w:rPr/>
            </w:rPrChange>
          </w:rPr>
          <w:fldChar w:fldCharType="begin"/>
        </w:r>
        <w:r w:rsidRPr="004C0D5D">
          <w:rPr>
            <w:rFonts w:ascii="Calibri" w:hAnsi="Calibri" w:cs="Calibri"/>
            <w:color w:val="000000"/>
            <w:rPrChange w:id="323" w:author="Oliveira, Bruno" w:date="2017-09-16T15:07:00Z">
              <w:rPr/>
            </w:rPrChange>
          </w:rPr>
          <w:instrText xml:space="preserve"> SEQ Abbildung \* ARABIC </w:instrText>
        </w:r>
      </w:ins>
      <w:r w:rsidRPr="004C0D5D">
        <w:rPr>
          <w:rFonts w:ascii="Calibri" w:hAnsi="Calibri" w:cs="Calibri"/>
          <w:color w:val="000000"/>
          <w:rPrChange w:id="324" w:author="Oliveira, Bruno" w:date="2017-09-16T15:07:00Z">
            <w:rPr/>
          </w:rPrChange>
        </w:rPr>
        <w:fldChar w:fldCharType="separate"/>
      </w:r>
      <w:ins w:id="325" w:author="Oliveira, Bruno" w:date="2017-09-16T15:07:00Z">
        <w:r>
          <w:rPr>
            <w:rFonts w:ascii="Calibri" w:hAnsi="Calibri" w:cs="Calibri"/>
            <w:noProof/>
            <w:color w:val="000000"/>
          </w:rPr>
          <w:t>6</w:t>
        </w:r>
        <w:r w:rsidRPr="004C0D5D">
          <w:rPr>
            <w:rFonts w:ascii="Calibri" w:hAnsi="Calibri" w:cs="Calibri"/>
            <w:color w:val="000000"/>
            <w:rPrChange w:id="326" w:author="Oliveira, Bruno" w:date="2017-09-16T15:07:00Z">
              <w:rPr/>
            </w:rPrChange>
          </w:rPr>
          <w:fldChar w:fldCharType="end"/>
        </w:r>
      </w:ins>
    </w:p>
    <w:p w14:paraId="636E2675" w14:textId="3E4B04FD" w:rsidR="00E478FB" w:rsidRDefault="00875302">
      <w:pPr>
        <w:keepNext/>
        <w:jc w:val="center"/>
        <w:pPrChange w:id="327" w:author="Oliveira, Bruno" w:date="2017-09-16T15:07:00Z">
          <w:pPr/>
        </w:pPrChange>
      </w:pPr>
      <w:r>
        <w:br/>
      </w:r>
    </w:p>
    <w:p w14:paraId="08AD553A" w14:textId="77777777" w:rsidR="004C0D5D" w:rsidRDefault="00E478FB">
      <w:pPr>
        <w:jc w:val="center"/>
        <w:rPr>
          <w:ins w:id="328" w:author="Oliveira, Bruno" w:date="2017-09-16T15:07:00Z"/>
        </w:rPr>
        <w:pPrChange w:id="329" w:author="Oliveira, Bruno" w:date="2017-09-16T15:07:00Z">
          <w:pPr>
            <w:keepNext/>
            <w:jc w:val="center"/>
          </w:pPr>
        </w:pPrChange>
      </w:pPr>
      <w:r>
        <w:t xml:space="preserve">Wincollect wurde lokal auf beiden Active Directory Servern installiert. Ein weiterer Server dient als Event-Kollektor für Windows Systeme. Auf diesem Kollektor wurden Wincollect und </w:t>
      </w:r>
      <w:ins w:id="330" w:author="Oliver Braun" w:date="2017-09-07T21:13:00Z">
        <w:r w:rsidR="007D43A8">
          <w:t xml:space="preserve">die </w:t>
        </w:r>
      </w:ins>
      <w:r>
        <w:t>Wincollect Configuration Console installiert. In der Console ist es möglich, sogenannte „Devices“ hinzuzufügen, deren Events von dem Wincollect-Agenten abgeholt werden.</w:t>
      </w:r>
      <w:r w:rsidR="00B902A0">
        <w:br/>
      </w:r>
      <w:r w:rsidR="00B902A0">
        <w:br/>
      </w:r>
      <w:r w:rsidR="00B902A0">
        <w:rPr>
          <w:noProof/>
          <w:lang w:eastAsia="de-DE"/>
        </w:rPr>
        <w:drawing>
          <wp:inline distT="0" distB="0" distL="0" distR="0" wp14:anchorId="720DC444" wp14:editId="40B21B7B">
            <wp:extent cx="2910808" cy="2642160"/>
            <wp:effectExtent l="19050" t="19050" r="23495" b="2540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0808" cy="2642160"/>
                    </a:xfrm>
                    <a:prstGeom prst="rect">
                      <a:avLst/>
                    </a:prstGeom>
                    <a:ln w="12696" cmpd="sng">
                      <a:solidFill>
                        <a:srgbClr val="000000"/>
                      </a:solidFill>
                      <a:prstDash val="solid"/>
                    </a:ln>
                  </pic:spPr>
                </pic:pic>
              </a:graphicData>
            </a:graphic>
          </wp:inline>
        </w:drawing>
      </w:r>
    </w:p>
    <w:p w14:paraId="58150037" w14:textId="18A70E7E" w:rsidR="00B902A0" w:rsidRPr="004C0D5D" w:rsidRDefault="004C0D5D">
      <w:pPr>
        <w:pStyle w:val="Beschriftung"/>
        <w:spacing w:line="160" w:lineRule="auto"/>
        <w:ind w:left="2366"/>
        <w:jc w:val="left"/>
        <w:rPr>
          <w:rFonts w:ascii="Calibri" w:hAnsi="Calibri" w:cs="Calibri"/>
          <w:color w:val="000000"/>
          <w:rPrChange w:id="331" w:author="Oliveira, Bruno" w:date="2017-09-16T15:07:00Z">
            <w:rPr/>
          </w:rPrChange>
        </w:rPr>
        <w:pPrChange w:id="332" w:author="Oliveira, Bruno" w:date="2017-09-16T15:07:00Z">
          <w:pPr/>
        </w:pPrChange>
      </w:pPr>
      <w:ins w:id="333" w:author="Oliveira, Bruno" w:date="2017-09-16T15:07:00Z">
        <w:r w:rsidRPr="004C0D5D">
          <w:rPr>
            <w:rFonts w:ascii="Calibri" w:hAnsi="Calibri" w:cs="Calibri"/>
            <w:color w:val="000000"/>
            <w:rPrChange w:id="334" w:author="Oliveira, Bruno" w:date="2017-09-16T15:07:00Z">
              <w:rPr>
                <w:bCs/>
              </w:rPr>
            </w:rPrChange>
          </w:rPr>
          <w:t xml:space="preserve">Abbildung </w:t>
        </w:r>
        <w:r w:rsidRPr="004C0D5D">
          <w:rPr>
            <w:rFonts w:ascii="Calibri" w:hAnsi="Calibri" w:cs="Calibri"/>
            <w:color w:val="000000"/>
            <w:rPrChange w:id="335" w:author="Oliveira, Bruno" w:date="2017-09-16T15:07:00Z">
              <w:rPr>
                <w:bCs/>
              </w:rPr>
            </w:rPrChange>
          </w:rPr>
          <w:fldChar w:fldCharType="begin"/>
        </w:r>
        <w:r w:rsidRPr="004C0D5D">
          <w:rPr>
            <w:rFonts w:ascii="Calibri" w:hAnsi="Calibri" w:cs="Calibri"/>
            <w:color w:val="000000"/>
            <w:rPrChange w:id="336" w:author="Oliveira, Bruno" w:date="2017-09-16T15:07:00Z">
              <w:rPr>
                <w:bCs/>
              </w:rPr>
            </w:rPrChange>
          </w:rPr>
          <w:instrText xml:space="preserve"> SEQ Abbildung \* ARABIC </w:instrText>
        </w:r>
      </w:ins>
      <w:r w:rsidRPr="004C0D5D">
        <w:rPr>
          <w:rFonts w:ascii="Calibri" w:hAnsi="Calibri" w:cs="Calibri"/>
          <w:color w:val="000000"/>
          <w:rPrChange w:id="337" w:author="Oliveira, Bruno" w:date="2017-09-16T15:07:00Z">
            <w:rPr>
              <w:bCs/>
            </w:rPr>
          </w:rPrChange>
        </w:rPr>
        <w:fldChar w:fldCharType="separate"/>
      </w:r>
      <w:ins w:id="338" w:author="Oliveira, Bruno" w:date="2017-09-16T15:07:00Z">
        <w:r>
          <w:rPr>
            <w:rFonts w:ascii="Calibri" w:hAnsi="Calibri" w:cs="Calibri"/>
            <w:noProof/>
            <w:color w:val="000000"/>
          </w:rPr>
          <w:t>7</w:t>
        </w:r>
        <w:r w:rsidRPr="004C0D5D">
          <w:rPr>
            <w:rFonts w:ascii="Calibri" w:hAnsi="Calibri" w:cs="Calibri"/>
            <w:color w:val="000000"/>
            <w:rPrChange w:id="339" w:author="Oliveira, Bruno" w:date="2017-09-16T15:07:00Z">
              <w:rPr>
                <w:bCs/>
              </w:rPr>
            </w:rPrChange>
          </w:rPr>
          <w:fldChar w:fldCharType="end"/>
        </w:r>
      </w:ins>
    </w:p>
    <w:p w14:paraId="53A7B115" w14:textId="73BD5490" w:rsidR="007A17A4" w:rsidRDefault="00B902A0" w:rsidP="00B62465">
      <w:r>
        <w:t xml:space="preserve">Die Kommunikation zwischen Wincollect und QRadar </w:t>
      </w:r>
      <w:del w:id="340" w:author="Oliver Braun" w:date="2017-09-07T21:14:00Z">
        <w:r w:rsidDel="007D43A8">
          <w:delText xml:space="preserve">wird </w:delText>
        </w:r>
      </w:del>
      <w:ins w:id="341" w:author="Oliver Braun" w:date="2017-09-07T21:14:00Z">
        <w:r w:rsidR="007D43A8">
          <w:t xml:space="preserve">erfolgt </w:t>
        </w:r>
      </w:ins>
      <w:r>
        <w:t>verschlüsselt. Das Zertifikat wurde von QRadar selbst ausgestellt und signiert</w:t>
      </w:r>
      <w:ins w:id="342" w:author="Oliver Braun" w:date="2017-09-07T21:14:00Z">
        <w:r w:rsidR="007D43A8">
          <w:t>,</w:t>
        </w:r>
      </w:ins>
      <w:del w:id="343" w:author="Oliver Braun" w:date="2017-09-07T21:14:00Z">
        <w:r w:rsidDel="007D43A8">
          <w:delText xml:space="preserve">. Außerdem </w:delText>
        </w:r>
      </w:del>
      <w:r>
        <w:t>ist es 10 Jahre gültig.</w:t>
      </w:r>
      <w:r w:rsidR="00A50034">
        <w:t xml:space="preserve"> Ein QRadar Service Account für das Auslesen von Logs der Windows-Systeme wurde angelegt. Dieser Account wurde der Protokolllesergruppe der Domäne hinzugefügt. </w:t>
      </w:r>
      <w:r w:rsidR="00875302">
        <w:br/>
      </w:r>
    </w:p>
    <w:p w14:paraId="713F6001" w14:textId="2977C5D6" w:rsidR="00C76F18" w:rsidRDefault="00C76F18" w:rsidP="00C76F18">
      <w:pPr>
        <w:pStyle w:val="berschrift1"/>
      </w:pPr>
      <w:bookmarkStart w:id="344" w:name="_Toc492580165"/>
      <w:r>
        <w:lastRenderedPageBreak/>
        <w:t>Systemparameter</w:t>
      </w:r>
      <w:bookmarkEnd w:id="344"/>
    </w:p>
    <w:p w14:paraId="2928AD16" w14:textId="342C193E" w:rsidR="00145B8B" w:rsidRPr="007A5A92" w:rsidDel="007D43A8" w:rsidRDefault="00145B8B" w:rsidP="007D43A8">
      <w:pPr>
        <w:rPr>
          <w:del w:id="345" w:author="Oliver Braun" w:date="2017-09-07T21:16:00Z"/>
        </w:rPr>
      </w:pPr>
      <w:r>
        <w:t xml:space="preserve">Während der Installation wurden Änderungen vorgenommen, die von der </w:t>
      </w:r>
      <w:del w:id="346" w:author="Oliver Braun" w:date="2017-09-07T21:14:00Z">
        <w:r w:rsidDel="007D43A8">
          <w:delText xml:space="preserve">normalen </w:delText>
        </w:r>
      </w:del>
      <w:ins w:id="347" w:author="Oliver Braun" w:date="2017-09-07T21:14:00Z">
        <w:r w:rsidR="007D43A8">
          <w:t xml:space="preserve">Standard </w:t>
        </w:r>
      </w:ins>
      <w:r>
        <w:t xml:space="preserve">QRadar-Installation abweichen. Dieser Abschnitt beschreibt diese Einstellungen </w:t>
      </w:r>
      <w:del w:id="348" w:author="Oliver Braun" w:date="2017-09-07T21:15:00Z">
        <w:r w:rsidDel="007D43A8">
          <w:delText>sowie erklärt</w:delText>
        </w:r>
      </w:del>
      <w:ins w:id="349" w:author="Oliver Braun" w:date="2017-09-07T21:15:00Z">
        <w:r w:rsidR="007D43A8">
          <w:t>und begründet</w:t>
        </w:r>
      </w:ins>
      <w:r>
        <w:t>, warum d</w:t>
      </w:r>
      <w:del w:id="350" w:author="Oliver Braun" w:date="2017-09-07T21:15:00Z">
        <w:r w:rsidDel="007D43A8">
          <w:delText>ie</w:delText>
        </w:r>
      </w:del>
      <w:ins w:id="351" w:author="Oliver Braun" w:date="2017-09-07T21:15:00Z">
        <w:r w:rsidR="007D43A8">
          <w:t xml:space="preserve"> Standardwerte geändert</w:t>
        </w:r>
      </w:ins>
      <w:del w:id="352" w:author="Oliver Braun" w:date="2017-09-07T21:15:00Z">
        <w:r w:rsidDel="007D43A8">
          <w:delText>se</w:delText>
        </w:r>
      </w:del>
      <w:del w:id="353" w:author="Oliver Braun" w:date="2017-09-07T21:16:00Z">
        <w:r w:rsidDel="007D43A8">
          <w:delText xml:space="preserve"> implementiert</w:delText>
        </w:r>
      </w:del>
      <w:r>
        <w:t xml:space="preserve"> wurden.</w:t>
      </w:r>
    </w:p>
    <w:p w14:paraId="18850102" w14:textId="1AD120F0" w:rsidR="00145B8B" w:rsidRDefault="00145B8B" w:rsidP="007D43A8">
      <w:del w:id="354" w:author="Oliver Braun" w:date="2017-09-07T21:16:00Z">
        <w:r w:rsidDel="007D43A8">
          <w:delText>Folgende Tabelle fasst diese Änderungen zusammen.</w:delText>
        </w:r>
      </w:del>
    </w:p>
    <w:p w14:paraId="2785B1DF" w14:textId="0085A5D1" w:rsidR="007D43A8" w:rsidRDefault="007D43A8">
      <w:pPr>
        <w:pStyle w:val="Beschriftung"/>
        <w:keepNext/>
        <w:rPr>
          <w:ins w:id="355" w:author="Oliver Braun" w:date="2017-09-07T21:16:00Z"/>
        </w:rPr>
        <w:pPrChange w:id="356" w:author="Oliver Braun" w:date="2017-09-07T21:16:00Z">
          <w:pPr/>
        </w:pPrChange>
      </w:pPr>
      <w:ins w:id="357" w:author="Oliver Braun" w:date="2017-09-07T21:16:00Z">
        <w:del w:id="358" w:author="Oliveira, Bruno" w:date="2017-09-16T14:54:00Z">
          <w:r w:rsidDel="00C1358E">
            <w:delText xml:space="preserve">Tabelle </w:delText>
          </w:r>
          <w:r w:rsidDel="00C1358E">
            <w:fldChar w:fldCharType="begin"/>
          </w:r>
          <w:r w:rsidDel="00C1358E">
            <w:delInstrText xml:space="preserve"> SEQ Tabelle \* ARABIC </w:delInstrText>
          </w:r>
        </w:del>
      </w:ins>
      <w:del w:id="359" w:author="Oliveira, Bruno" w:date="2017-09-16T14:54:00Z">
        <w:r w:rsidDel="00C1358E">
          <w:fldChar w:fldCharType="separate"/>
        </w:r>
      </w:del>
      <w:ins w:id="360" w:author="Oliver Braun" w:date="2017-09-07T21:16:00Z">
        <w:del w:id="361" w:author="Oliveira, Bruno" w:date="2017-09-16T14:54:00Z">
          <w:r w:rsidDel="00C1358E">
            <w:rPr>
              <w:noProof/>
            </w:rPr>
            <w:delText>4</w:delText>
          </w:r>
          <w:r w:rsidDel="00C1358E">
            <w:fldChar w:fldCharType="end"/>
          </w:r>
          <w:r w:rsidDel="00C1358E">
            <w:delText xml:space="preserve"> Änderungen der Standardwerte</w:delText>
          </w:r>
        </w:del>
      </w:ins>
    </w:p>
    <w:tbl>
      <w:tblPr>
        <w:tblStyle w:val="SVA-GitterBlau"/>
        <w:tblW w:w="9354" w:type="dxa"/>
        <w:tblLook w:val="04A0" w:firstRow="1" w:lastRow="0" w:firstColumn="1" w:lastColumn="0" w:noHBand="0" w:noVBand="1"/>
        <w:tblPrChange w:id="362" w:author="Oliveira, Bruno" w:date="2017-09-16T15:09:00Z">
          <w:tblPr>
            <w:tblStyle w:val="Tabellenraster"/>
            <w:tblW w:w="0" w:type="auto"/>
            <w:tblLook w:val="04A0" w:firstRow="1" w:lastRow="0" w:firstColumn="1" w:lastColumn="0" w:noHBand="0" w:noVBand="1"/>
          </w:tblPr>
        </w:tblPrChange>
      </w:tblPr>
      <w:tblGrid>
        <w:gridCol w:w="2338"/>
        <w:gridCol w:w="2338"/>
        <w:gridCol w:w="2339"/>
        <w:gridCol w:w="2339"/>
        <w:tblGridChange w:id="363">
          <w:tblGrid>
            <w:gridCol w:w="2320"/>
            <w:gridCol w:w="2320"/>
            <w:gridCol w:w="2321"/>
            <w:gridCol w:w="2321"/>
          </w:tblGrid>
        </w:tblGridChange>
      </w:tblGrid>
      <w:tr w:rsidR="00145B8B" w14:paraId="455BDD4E" w14:textId="77777777" w:rsidTr="004C0D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Change w:id="364" w:author="Oliveira, Bruno" w:date="2017-09-16T15:09:00Z">
              <w:tcPr>
                <w:tcW w:w="2320" w:type="dxa"/>
                <w:shd w:val="clear" w:color="auto" w:fill="BFBFBF" w:themeFill="background1" w:themeFillShade="BF"/>
              </w:tcPr>
            </w:tcPrChange>
          </w:tcPr>
          <w:p w14:paraId="17A885AF" w14:textId="77777777" w:rsidR="00145B8B" w:rsidRDefault="00145B8B" w:rsidP="00860E7C">
            <w:pPr>
              <w:cnfStyle w:val="101000000000" w:firstRow="1" w:lastRow="0" w:firstColumn="1" w:lastColumn="0" w:oddVBand="0" w:evenVBand="0" w:oddHBand="0" w:evenHBand="0" w:firstRowFirstColumn="0" w:firstRowLastColumn="0" w:lastRowFirstColumn="0" w:lastRowLastColumn="0"/>
            </w:pPr>
            <w:r>
              <w:t>Konfiguration</w:t>
            </w:r>
          </w:p>
        </w:tc>
        <w:tc>
          <w:tcPr>
            <w:tcW w:w="2320" w:type="dxa"/>
            <w:tcPrChange w:id="365" w:author="Oliveira, Bruno" w:date="2017-09-16T15:09:00Z">
              <w:tcPr>
                <w:tcW w:w="2320" w:type="dxa"/>
                <w:shd w:val="clear" w:color="auto" w:fill="BFBFBF" w:themeFill="background1" w:themeFillShade="BF"/>
              </w:tcPr>
            </w:tcPrChange>
          </w:tcPr>
          <w:p w14:paraId="371D5102" w14:textId="77777777" w:rsidR="00145B8B" w:rsidRDefault="00145B8B" w:rsidP="00860E7C">
            <w:pPr>
              <w:cnfStyle w:val="100000000000" w:firstRow="1" w:lastRow="0" w:firstColumn="0" w:lastColumn="0" w:oddVBand="0" w:evenVBand="0" w:oddHBand="0" w:evenHBand="0" w:firstRowFirstColumn="0" w:firstRowLastColumn="0" w:lastRowFirstColumn="0" w:lastRowLastColumn="0"/>
            </w:pPr>
            <w:r>
              <w:t>Standardwert</w:t>
            </w:r>
          </w:p>
        </w:tc>
        <w:tc>
          <w:tcPr>
            <w:tcW w:w="2321" w:type="dxa"/>
            <w:tcPrChange w:id="366" w:author="Oliveira, Bruno" w:date="2017-09-16T15:09:00Z">
              <w:tcPr>
                <w:tcW w:w="2321" w:type="dxa"/>
                <w:shd w:val="clear" w:color="auto" w:fill="BFBFBF" w:themeFill="background1" w:themeFillShade="BF"/>
              </w:tcPr>
            </w:tcPrChange>
          </w:tcPr>
          <w:p w14:paraId="7AB989AC" w14:textId="77777777" w:rsidR="00145B8B" w:rsidRDefault="00145B8B" w:rsidP="00860E7C">
            <w:pPr>
              <w:cnfStyle w:val="100000000000" w:firstRow="1" w:lastRow="0" w:firstColumn="0" w:lastColumn="0" w:oddVBand="0" w:evenVBand="0" w:oddHBand="0" w:evenHBand="0" w:firstRowFirstColumn="0" w:firstRowLastColumn="0" w:lastRowFirstColumn="0" w:lastRowLastColumn="0"/>
            </w:pPr>
            <w:r>
              <w:t>Anpassung</w:t>
            </w:r>
          </w:p>
        </w:tc>
        <w:tc>
          <w:tcPr>
            <w:tcW w:w="2321" w:type="dxa"/>
            <w:tcPrChange w:id="367" w:author="Oliveira, Bruno" w:date="2017-09-16T15:09:00Z">
              <w:tcPr>
                <w:tcW w:w="2321" w:type="dxa"/>
                <w:shd w:val="clear" w:color="auto" w:fill="BFBFBF" w:themeFill="background1" w:themeFillShade="BF"/>
              </w:tcPr>
            </w:tcPrChange>
          </w:tcPr>
          <w:p w14:paraId="3AE3846B" w14:textId="77777777" w:rsidR="00145B8B" w:rsidRDefault="00145B8B" w:rsidP="00860E7C">
            <w:pPr>
              <w:cnfStyle w:val="100000000000" w:firstRow="1" w:lastRow="0" w:firstColumn="0" w:lastColumn="0" w:oddVBand="0" w:evenVBand="0" w:oddHBand="0" w:evenHBand="0" w:firstRowFirstColumn="0" w:firstRowLastColumn="0" w:lastRowFirstColumn="0" w:lastRowLastColumn="0"/>
            </w:pPr>
            <w:r>
              <w:t>Grund</w:t>
            </w:r>
          </w:p>
        </w:tc>
      </w:tr>
      <w:tr w:rsidR="00145B8B" w14:paraId="7C30CD27" w14:textId="77777777" w:rsidTr="004C0D5D">
        <w:tc>
          <w:tcPr>
            <w:cnfStyle w:val="001000000000" w:firstRow="0" w:lastRow="0" w:firstColumn="1" w:lastColumn="0" w:oddVBand="0" w:evenVBand="0" w:oddHBand="0" w:evenHBand="0" w:firstRowFirstColumn="0" w:firstRowLastColumn="0" w:lastRowFirstColumn="0" w:lastRowLastColumn="0"/>
            <w:tcW w:w="2320" w:type="dxa"/>
            <w:tcPrChange w:id="368" w:author="Oliveira, Bruno" w:date="2017-09-16T15:09:00Z">
              <w:tcPr>
                <w:tcW w:w="2320" w:type="dxa"/>
              </w:tcPr>
            </w:tcPrChange>
          </w:tcPr>
          <w:p w14:paraId="7045CA68" w14:textId="77777777" w:rsidR="00145B8B" w:rsidRDefault="00145B8B" w:rsidP="00860E7C">
            <w:r>
              <w:t>Coalescing</w:t>
            </w:r>
          </w:p>
        </w:tc>
        <w:tc>
          <w:tcPr>
            <w:tcW w:w="2320" w:type="dxa"/>
            <w:tcPrChange w:id="369" w:author="Oliveira, Bruno" w:date="2017-09-16T15:09:00Z">
              <w:tcPr>
                <w:tcW w:w="2320" w:type="dxa"/>
              </w:tcPr>
            </w:tcPrChange>
          </w:tcPr>
          <w:p w14:paraId="4072E627" w14:textId="77777777" w:rsidR="00145B8B" w:rsidRDefault="00145B8B" w:rsidP="00860E7C">
            <w:pPr>
              <w:cnfStyle w:val="000000000000" w:firstRow="0" w:lastRow="0" w:firstColumn="0" w:lastColumn="0" w:oddVBand="0" w:evenVBand="0" w:oddHBand="0" w:evenHBand="0" w:firstRowFirstColumn="0" w:firstRowLastColumn="0" w:lastRowFirstColumn="0" w:lastRowLastColumn="0"/>
            </w:pPr>
            <w:r>
              <w:t>Deaktiviert</w:t>
            </w:r>
          </w:p>
        </w:tc>
        <w:tc>
          <w:tcPr>
            <w:tcW w:w="2321" w:type="dxa"/>
            <w:tcPrChange w:id="370" w:author="Oliveira, Bruno" w:date="2017-09-16T15:09:00Z">
              <w:tcPr>
                <w:tcW w:w="2321" w:type="dxa"/>
              </w:tcPr>
            </w:tcPrChange>
          </w:tcPr>
          <w:p w14:paraId="12F42F14" w14:textId="77777777" w:rsidR="00145B8B" w:rsidRDefault="00145B8B" w:rsidP="00860E7C">
            <w:pPr>
              <w:cnfStyle w:val="000000000000" w:firstRow="0" w:lastRow="0" w:firstColumn="0" w:lastColumn="0" w:oddVBand="0" w:evenVBand="0" w:oddHBand="0" w:evenHBand="0" w:firstRowFirstColumn="0" w:firstRowLastColumn="0" w:lastRowFirstColumn="0" w:lastRowLastColumn="0"/>
            </w:pPr>
            <w:r>
              <w:t>Aktiviert</w:t>
            </w:r>
          </w:p>
        </w:tc>
        <w:tc>
          <w:tcPr>
            <w:tcW w:w="2321" w:type="dxa"/>
            <w:tcPrChange w:id="371" w:author="Oliveira, Bruno" w:date="2017-09-16T15:09:00Z">
              <w:tcPr>
                <w:tcW w:w="2321" w:type="dxa"/>
              </w:tcPr>
            </w:tcPrChange>
          </w:tcPr>
          <w:p w14:paraId="3CBEBBA0" w14:textId="77777777" w:rsidR="00145B8B" w:rsidRDefault="00145B8B" w:rsidP="00860E7C">
            <w:pPr>
              <w:cnfStyle w:val="000000000000" w:firstRow="0" w:lastRow="0" w:firstColumn="0" w:lastColumn="0" w:oddVBand="0" w:evenVBand="0" w:oddHBand="0" w:evenHBand="0" w:firstRowFirstColumn="0" w:firstRowLastColumn="0" w:lastRowFirstColumn="0" w:lastRowLastColumn="0"/>
            </w:pPr>
            <w:r>
              <w:t>Alle Events mit ihren Payloads werden gespeichert und nicht mehr zusammengefasst.</w:t>
            </w:r>
          </w:p>
        </w:tc>
      </w:tr>
      <w:tr w:rsidR="00145B8B" w14:paraId="4BC26D3F" w14:textId="77777777" w:rsidTr="004C0D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Change w:id="372" w:author="Oliveira, Bruno" w:date="2017-09-16T15:09:00Z">
              <w:tcPr>
                <w:tcW w:w="2320" w:type="dxa"/>
              </w:tcPr>
            </w:tcPrChange>
          </w:tcPr>
          <w:p w14:paraId="773B3DD0" w14:textId="77777777" w:rsidR="00145B8B" w:rsidRDefault="00145B8B" w:rsidP="00860E7C">
            <w:pPr>
              <w:cnfStyle w:val="001000010000" w:firstRow="0" w:lastRow="0" w:firstColumn="1" w:lastColumn="0" w:oddVBand="0" w:evenVBand="0" w:oddHBand="0" w:evenHBand="1" w:firstRowFirstColumn="0" w:firstRowLastColumn="0" w:lastRowFirstColumn="0" w:lastRowLastColumn="0"/>
            </w:pPr>
            <w:r>
              <w:t>X-Force-Proxy</w:t>
            </w:r>
          </w:p>
        </w:tc>
        <w:tc>
          <w:tcPr>
            <w:tcW w:w="2320" w:type="dxa"/>
            <w:tcPrChange w:id="373" w:author="Oliveira, Bruno" w:date="2017-09-16T15:09:00Z">
              <w:tcPr>
                <w:tcW w:w="2320" w:type="dxa"/>
              </w:tcPr>
            </w:tcPrChange>
          </w:tcPr>
          <w:p w14:paraId="36BF3D17" w14:textId="77777777" w:rsidR="00145B8B" w:rsidRDefault="00145B8B" w:rsidP="00860E7C">
            <w:pPr>
              <w:cnfStyle w:val="000000010000" w:firstRow="0" w:lastRow="0" w:firstColumn="0" w:lastColumn="0" w:oddVBand="0" w:evenVBand="0" w:oddHBand="0" w:evenHBand="1" w:firstRowFirstColumn="0" w:firstRowLastColumn="0" w:lastRowFirstColumn="0" w:lastRowLastColumn="0"/>
            </w:pPr>
            <w:r>
              <w:t>Deaktiviert</w:t>
            </w:r>
          </w:p>
        </w:tc>
        <w:tc>
          <w:tcPr>
            <w:tcW w:w="2321" w:type="dxa"/>
            <w:tcPrChange w:id="374" w:author="Oliveira, Bruno" w:date="2017-09-16T15:09:00Z">
              <w:tcPr>
                <w:tcW w:w="2321" w:type="dxa"/>
              </w:tcPr>
            </w:tcPrChange>
          </w:tcPr>
          <w:p w14:paraId="61975DD1" w14:textId="77777777" w:rsidR="00145B8B" w:rsidRDefault="00145B8B" w:rsidP="00860E7C">
            <w:pPr>
              <w:cnfStyle w:val="000000010000" w:firstRow="0" w:lastRow="0" w:firstColumn="0" w:lastColumn="0" w:oddVBand="0" w:evenVBand="0" w:oddHBand="0" w:evenHBand="1" w:firstRowFirstColumn="0" w:firstRowLastColumn="0" w:lastRowFirstColumn="0" w:lastRowLastColumn="0"/>
            </w:pPr>
            <w:r>
              <w:t>Aktiviert</w:t>
            </w:r>
          </w:p>
        </w:tc>
        <w:tc>
          <w:tcPr>
            <w:tcW w:w="2321" w:type="dxa"/>
            <w:tcPrChange w:id="375" w:author="Oliveira, Bruno" w:date="2017-09-16T15:09:00Z">
              <w:tcPr>
                <w:tcW w:w="2321" w:type="dxa"/>
              </w:tcPr>
            </w:tcPrChange>
          </w:tcPr>
          <w:p w14:paraId="06F6F930" w14:textId="77777777" w:rsidR="00145B8B" w:rsidRDefault="00145B8B" w:rsidP="00860E7C">
            <w:pPr>
              <w:cnfStyle w:val="000000010000" w:firstRow="0" w:lastRow="0" w:firstColumn="0" w:lastColumn="0" w:oddVBand="0" w:evenVBand="0" w:oddHBand="0" w:evenHBand="1" w:firstRowFirstColumn="0" w:firstRowLastColumn="0" w:lastRowFirstColumn="0" w:lastRowLastColumn="0"/>
            </w:pPr>
            <w:r>
              <w:t>QRadar befindet sich hinter einem Proxy.</w:t>
            </w:r>
          </w:p>
        </w:tc>
      </w:tr>
      <w:tr w:rsidR="00145B8B" w14:paraId="26B2E264" w14:textId="77777777" w:rsidTr="004C0D5D">
        <w:tc>
          <w:tcPr>
            <w:cnfStyle w:val="001000000000" w:firstRow="0" w:lastRow="0" w:firstColumn="1" w:lastColumn="0" w:oddVBand="0" w:evenVBand="0" w:oddHBand="0" w:evenHBand="0" w:firstRowFirstColumn="0" w:firstRowLastColumn="0" w:lastRowFirstColumn="0" w:lastRowLastColumn="0"/>
            <w:tcW w:w="2320" w:type="dxa"/>
            <w:tcPrChange w:id="376" w:author="Oliveira, Bruno" w:date="2017-09-16T15:09:00Z">
              <w:tcPr>
                <w:tcW w:w="2320" w:type="dxa"/>
              </w:tcPr>
            </w:tcPrChange>
          </w:tcPr>
          <w:p w14:paraId="7CE5D64F" w14:textId="77777777" w:rsidR="00145B8B" w:rsidRDefault="00145B8B" w:rsidP="00860E7C">
            <w:r>
              <w:t>X-Force-Feed aktiviert</w:t>
            </w:r>
          </w:p>
        </w:tc>
        <w:tc>
          <w:tcPr>
            <w:tcW w:w="2320" w:type="dxa"/>
            <w:tcPrChange w:id="377" w:author="Oliveira, Bruno" w:date="2017-09-16T15:09:00Z">
              <w:tcPr>
                <w:tcW w:w="2320" w:type="dxa"/>
              </w:tcPr>
            </w:tcPrChange>
          </w:tcPr>
          <w:p w14:paraId="185B9F65" w14:textId="77777777" w:rsidR="00145B8B" w:rsidRDefault="00145B8B" w:rsidP="00860E7C">
            <w:pPr>
              <w:cnfStyle w:val="000000000000" w:firstRow="0" w:lastRow="0" w:firstColumn="0" w:lastColumn="0" w:oddVBand="0" w:evenVBand="0" w:oddHBand="0" w:evenHBand="0" w:firstRowFirstColumn="0" w:firstRowLastColumn="0" w:lastRowFirstColumn="0" w:lastRowLastColumn="0"/>
            </w:pPr>
            <w:r>
              <w:t>Deaktiviert</w:t>
            </w:r>
          </w:p>
        </w:tc>
        <w:tc>
          <w:tcPr>
            <w:tcW w:w="2321" w:type="dxa"/>
            <w:tcPrChange w:id="378" w:author="Oliveira, Bruno" w:date="2017-09-16T15:09:00Z">
              <w:tcPr>
                <w:tcW w:w="2321" w:type="dxa"/>
              </w:tcPr>
            </w:tcPrChange>
          </w:tcPr>
          <w:p w14:paraId="0DFEA190" w14:textId="77777777" w:rsidR="00145B8B" w:rsidRDefault="00145B8B" w:rsidP="00860E7C">
            <w:pPr>
              <w:cnfStyle w:val="000000000000" w:firstRow="0" w:lastRow="0" w:firstColumn="0" w:lastColumn="0" w:oddVBand="0" w:evenVBand="0" w:oddHBand="0" w:evenHBand="0" w:firstRowFirstColumn="0" w:firstRowLastColumn="0" w:lastRowFirstColumn="0" w:lastRowLastColumn="0"/>
            </w:pPr>
            <w:r>
              <w:t>Aktiviert</w:t>
            </w:r>
          </w:p>
        </w:tc>
        <w:tc>
          <w:tcPr>
            <w:tcW w:w="2321" w:type="dxa"/>
            <w:tcPrChange w:id="379" w:author="Oliveira, Bruno" w:date="2017-09-16T15:09:00Z">
              <w:tcPr>
                <w:tcW w:w="2321" w:type="dxa"/>
              </w:tcPr>
            </w:tcPrChange>
          </w:tcPr>
          <w:p w14:paraId="7C88C9CE" w14:textId="77777777" w:rsidR="00145B8B" w:rsidRDefault="00145B8B" w:rsidP="00860E7C">
            <w:pPr>
              <w:cnfStyle w:val="000000000000" w:firstRow="0" w:lastRow="0" w:firstColumn="0" w:lastColumn="0" w:oddVBand="0" w:evenVBand="0" w:oddHBand="0" w:evenHBand="0" w:firstRowFirstColumn="0" w:firstRowLastColumn="0" w:lastRowFirstColumn="0" w:lastRowLastColumn="0"/>
            </w:pPr>
            <w:r>
              <w:t>Tägliche Updates mit IP- und URL-Information.</w:t>
            </w:r>
          </w:p>
        </w:tc>
      </w:tr>
      <w:tr w:rsidR="00145B8B" w14:paraId="671381D6" w14:textId="77777777" w:rsidTr="004C0D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Change w:id="380" w:author="Oliveira, Bruno" w:date="2017-09-16T15:09:00Z">
              <w:tcPr>
                <w:tcW w:w="2320" w:type="dxa"/>
              </w:tcPr>
            </w:tcPrChange>
          </w:tcPr>
          <w:p w14:paraId="37A3E83A" w14:textId="77777777" w:rsidR="00145B8B" w:rsidRDefault="00145B8B" w:rsidP="00860E7C">
            <w:pPr>
              <w:cnfStyle w:val="001000010000" w:firstRow="0" w:lastRow="0" w:firstColumn="1" w:lastColumn="0" w:oddVBand="0" w:evenVBand="0" w:oddHBand="0" w:evenHBand="1" w:firstRowFirstColumn="0" w:firstRowLastColumn="0" w:lastRowFirstColumn="0" w:lastRowLastColumn="0"/>
            </w:pPr>
            <w:r>
              <w:t>Threat Content Pack</w:t>
            </w:r>
          </w:p>
        </w:tc>
        <w:tc>
          <w:tcPr>
            <w:tcW w:w="2320" w:type="dxa"/>
            <w:tcPrChange w:id="381" w:author="Oliveira, Bruno" w:date="2017-09-16T15:09:00Z">
              <w:tcPr>
                <w:tcW w:w="2320" w:type="dxa"/>
              </w:tcPr>
            </w:tcPrChange>
          </w:tcPr>
          <w:p w14:paraId="2610C101" w14:textId="77777777" w:rsidR="00145B8B" w:rsidRDefault="00145B8B" w:rsidP="00860E7C">
            <w:pPr>
              <w:cnfStyle w:val="000000010000" w:firstRow="0" w:lastRow="0" w:firstColumn="0" w:lastColumn="0" w:oddVBand="0" w:evenVBand="0" w:oddHBand="0" w:evenHBand="1" w:firstRowFirstColumn="0" w:firstRowLastColumn="0" w:lastRowFirstColumn="0" w:lastRowLastColumn="0"/>
            </w:pPr>
            <w:r>
              <w:t>Nicht Installiert</w:t>
            </w:r>
          </w:p>
        </w:tc>
        <w:tc>
          <w:tcPr>
            <w:tcW w:w="2321" w:type="dxa"/>
            <w:tcPrChange w:id="382" w:author="Oliveira, Bruno" w:date="2017-09-16T15:09:00Z">
              <w:tcPr>
                <w:tcW w:w="2321" w:type="dxa"/>
              </w:tcPr>
            </w:tcPrChange>
          </w:tcPr>
          <w:p w14:paraId="6BC90539" w14:textId="77777777" w:rsidR="00145B8B" w:rsidRDefault="00145B8B" w:rsidP="00860E7C">
            <w:pPr>
              <w:cnfStyle w:val="000000010000" w:firstRow="0" w:lastRow="0" w:firstColumn="0" w:lastColumn="0" w:oddVBand="0" w:evenVBand="0" w:oddHBand="0" w:evenHBand="1" w:firstRowFirstColumn="0" w:firstRowLastColumn="0" w:lastRowFirstColumn="0" w:lastRowLastColumn="0"/>
            </w:pPr>
            <w:r>
              <w:t>Installiert</w:t>
            </w:r>
          </w:p>
        </w:tc>
        <w:tc>
          <w:tcPr>
            <w:tcW w:w="2321" w:type="dxa"/>
            <w:tcPrChange w:id="383" w:author="Oliveira, Bruno" w:date="2017-09-16T15:09:00Z">
              <w:tcPr>
                <w:tcW w:w="2321" w:type="dxa"/>
              </w:tcPr>
            </w:tcPrChange>
          </w:tcPr>
          <w:p w14:paraId="19DA4EF3" w14:textId="77777777" w:rsidR="00145B8B" w:rsidRDefault="00145B8B" w:rsidP="00860E7C">
            <w:pPr>
              <w:cnfStyle w:val="000000010000" w:firstRow="0" w:lastRow="0" w:firstColumn="0" w:lastColumn="0" w:oddVBand="0" w:evenVBand="0" w:oddHBand="0" w:evenHBand="1" w:firstRowFirstColumn="0" w:firstRowLastColumn="0" w:lastRowFirstColumn="0" w:lastRowLastColumn="0"/>
            </w:pPr>
            <w:r>
              <w:t>Paket beinhaltet neue Regeln und Building Blocks.</w:t>
            </w:r>
          </w:p>
        </w:tc>
      </w:tr>
      <w:tr w:rsidR="00145B8B" w14:paraId="5AED66FB" w14:textId="77777777" w:rsidTr="004C0D5D">
        <w:tc>
          <w:tcPr>
            <w:cnfStyle w:val="001000000000" w:firstRow="0" w:lastRow="0" w:firstColumn="1" w:lastColumn="0" w:oddVBand="0" w:evenVBand="0" w:oddHBand="0" w:evenHBand="0" w:firstRowFirstColumn="0" w:firstRowLastColumn="0" w:lastRowFirstColumn="0" w:lastRowLastColumn="0"/>
            <w:tcW w:w="2320" w:type="dxa"/>
            <w:tcPrChange w:id="384" w:author="Oliveira, Bruno" w:date="2017-09-16T15:09:00Z">
              <w:tcPr>
                <w:tcW w:w="2320" w:type="dxa"/>
              </w:tcPr>
            </w:tcPrChange>
          </w:tcPr>
          <w:p w14:paraId="7268EC78" w14:textId="77777777" w:rsidR="00145B8B" w:rsidRDefault="00145B8B" w:rsidP="00860E7C">
            <w:r>
              <w:t>Update-Proxy</w:t>
            </w:r>
          </w:p>
        </w:tc>
        <w:tc>
          <w:tcPr>
            <w:tcW w:w="2320" w:type="dxa"/>
            <w:tcPrChange w:id="385" w:author="Oliveira, Bruno" w:date="2017-09-16T15:09:00Z">
              <w:tcPr>
                <w:tcW w:w="2320" w:type="dxa"/>
              </w:tcPr>
            </w:tcPrChange>
          </w:tcPr>
          <w:p w14:paraId="3E44AFDB" w14:textId="77777777" w:rsidR="00145B8B" w:rsidRDefault="00145B8B" w:rsidP="00860E7C">
            <w:pPr>
              <w:cnfStyle w:val="000000000000" w:firstRow="0" w:lastRow="0" w:firstColumn="0" w:lastColumn="0" w:oddVBand="0" w:evenVBand="0" w:oddHBand="0" w:evenHBand="0" w:firstRowFirstColumn="0" w:firstRowLastColumn="0" w:lastRowFirstColumn="0" w:lastRowLastColumn="0"/>
            </w:pPr>
            <w:r>
              <w:t>Nicht konfiguriert</w:t>
            </w:r>
          </w:p>
        </w:tc>
        <w:tc>
          <w:tcPr>
            <w:tcW w:w="2321" w:type="dxa"/>
            <w:tcPrChange w:id="386" w:author="Oliveira, Bruno" w:date="2017-09-16T15:09:00Z">
              <w:tcPr>
                <w:tcW w:w="2321" w:type="dxa"/>
              </w:tcPr>
            </w:tcPrChange>
          </w:tcPr>
          <w:p w14:paraId="6C1B2C90" w14:textId="77777777" w:rsidR="00145B8B" w:rsidRDefault="00145B8B" w:rsidP="00860E7C">
            <w:pPr>
              <w:cnfStyle w:val="000000000000" w:firstRow="0" w:lastRow="0" w:firstColumn="0" w:lastColumn="0" w:oddVBand="0" w:evenVBand="0" w:oddHBand="0" w:evenHBand="0" w:firstRowFirstColumn="0" w:firstRowLastColumn="0" w:lastRowFirstColumn="0" w:lastRowLastColumn="0"/>
            </w:pPr>
            <w:r>
              <w:t>Konfiguriert</w:t>
            </w:r>
          </w:p>
        </w:tc>
        <w:tc>
          <w:tcPr>
            <w:tcW w:w="2321" w:type="dxa"/>
            <w:tcPrChange w:id="387" w:author="Oliveira, Bruno" w:date="2017-09-16T15:09:00Z">
              <w:tcPr>
                <w:tcW w:w="2321" w:type="dxa"/>
              </w:tcPr>
            </w:tcPrChange>
          </w:tcPr>
          <w:p w14:paraId="69897F81" w14:textId="77777777" w:rsidR="00145B8B" w:rsidRDefault="00145B8B" w:rsidP="00860E7C">
            <w:pPr>
              <w:cnfStyle w:val="000000000000" w:firstRow="0" w:lastRow="0" w:firstColumn="0" w:lastColumn="0" w:oddVBand="0" w:evenVBand="0" w:oddHBand="0" w:evenHBand="0" w:firstRowFirstColumn="0" w:firstRowLastColumn="0" w:lastRowFirstColumn="0" w:lastRowLastColumn="0"/>
            </w:pPr>
            <w:r>
              <w:t>QRadar befindet sich hinter einem Proxy.</w:t>
            </w:r>
          </w:p>
        </w:tc>
      </w:tr>
      <w:tr w:rsidR="00145B8B" w14:paraId="60DB0226" w14:textId="77777777" w:rsidTr="004C0D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Change w:id="388" w:author="Oliveira, Bruno" w:date="2017-09-16T15:09:00Z">
              <w:tcPr>
                <w:tcW w:w="2320" w:type="dxa"/>
              </w:tcPr>
            </w:tcPrChange>
          </w:tcPr>
          <w:p w14:paraId="60949355" w14:textId="77777777" w:rsidR="00145B8B" w:rsidRDefault="00145B8B" w:rsidP="00860E7C">
            <w:pPr>
              <w:cnfStyle w:val="001000010000" w:firstRow="0" w:lastRow="0" w:firstColumn="1" w:lastColumn="0" w:oddVBand="0" w:evenVBand="0" w:oddHBand="0" w:evenHBand="1" w:firstRowFirstColumn="0" w:firstRowLastColumn="0" w:lastRowFirstColumn="0" w:lastRowLastColumn="0"/>
            </w:pPr>
            <w:commentRangeStart w:id="389"/>
            <w:r>
              <w:t>Retention</w:t>
            </w:r>
          </w:p>
        </w:tc>
        <w:tc>
          <w:tcPr>
            <w:tcW w:w="2320" w:type="dxa"/>
            <w:tcPrChange w:id="390" w:author="Oliveira, Bruno" w:date="2017-09-16T15:09:00Z">
              <w:tcPr>
                <w:tcW w:w="2320" w:type="dxa"/>
              </w:tcPr>
            </w:tcPrChange>
          </w:tcPr>
          <w:p w14:paraId="3EE51027" w14:textId="77777777" w:rsidR="00145B8B" w:rsidRDefault="00145B8B" w:rsidP="00860E7C">
            <w:pPr>
              <w:cnfStyle w:val="000000010000" w:firstRow="0" w:lastRow="0" w:firstColumn="0" w:lastColumn="0" w:oddVBand="0" w:evenVBand="0" w:oddHBand="0" w:evenHBand="1" w:firstRowFirstColumn="0" w:firstRowLastColumn="0" w:lastRowFirstColumn="0" w:lastRowLastColumn="0"/>
            </w:pPr>
            <w:r>
              <w:t>30 Tage</w:t>
            </w:r>
          </w:p>
        </w:tc>
        <w:tc>
          <w:tcPr>
            <w:tcW w:w="2321" w:type="dxa"/>
            <w:tcPrChange w:id="391" w:author="Oliveira, Bruno" w:date="2017-09-16T15:09:00Z">
              <w:tcPr>
                <w:tcW w:w="2321" w:type="dxa"/>
              </w:tcPr>
            </w:tcPrChange>
          </w:tcPr>
          <w:p w14:paraId="74A96DB3" w14:textId="3BAA2BB8" w:rsidR="00145B8B" w:rsidRDefault="00145B8B" w:rsidP="00860E7C">
            <w:pPr>
              <w:cnfStyle w:val="000000010000" w:firstRow="0" w:lastRow="0" w:firstColumn="0" w:lastColumn="0" w:oddVBand="0" w:evenVBand="0" w:oddHBand="0" w:evenHBand="1" w:firstRowFirstColumn="0" w:firstRowLastColumn="0" w:lastRowFirstColumn="0" w:lastRowLastColumn="0"/>
            </w:pPr>
            <w:commentRangeStart w:id="392"/>
            <w:r w:rsidRPr="00145B8B">
              <w:rPr>
                <w:highlight w:val="yellow"/>
              </w:rPr>
              <w:t>395</w:t>
            </w:r>
            <w:r>
              <w:t xml:space="preserve"> Tage</w:t>
            </w:r>
          </w:p>
        </w:tc>
        <w:tc>
          <w:tcPr>
            <w:tcW w:w="2321" w:type="dxa"/>
            <w:tcPrChange w:id="393" w:author="Oliveira, Bruno" w:date="2017-09-16T15:09:00Z">
              <w:tcPr>
                <w:tcW w:w="2321" w:type="dxa"/>
              </w:tcPr>
            </w:tcPrChange>
          </w:tcPr>
          <w:p w14:paraId="22E25B73" w14:textId="77777777" w:rsidR="00145B8B" w:rsidRDefault="00145B8B" w:rsidP="00860E7C">
            <w:pPr>
              <w:cnfStyle w:val="000000010000" w:firstRow="0" w:lastRow="0" w:firstColumn="0" w:lastColumn="0" w:oddVBand="0" w:evenVBand="0" w:oddHBand="0" w:evenHBand="1" w:firstRowFirstColumn="0" w:firstRowLastColumn="0" w:lastRowFirstColumn="0" w:lastRowLastColumn="0"/>
            </w:pPr>
            <w:r>
              <w:t>Vergrößerung der Aufbewahrungszeit.</w:t>
            </w:r>
            <w:commentRangeEnd w:id="392"/>
            <w:r w:rsidR="007D43A8">
              <w:rPr>
                <w:rStyle w:val="Kommentarzeichen"/>
              </w:rPr>
              <w:commentReference w:id="392"/>
            </w:r>
            <w:r w:rsidR="00C1358E">
              <w:rPr>
                <w:rStyle w:val="Kommentarzeichen"/>
              </w:rPr>
              <w:commentReference w:id="389"/>
            </w:r>
          </w:p>
        </w:tc>
      </w:tr>
      <w:commentRangeEnd w:id="389"/>
      <w:tr w:rsidR="00145B8B" w14:paraId="60C4AA50" w14:textId="77777777" w:rsidTr="004C0D5D">
        <w:tc>
          <w:tcPr>
            <w:cnfStyle w:val="001000000000" w:firstRow="0" w:lastRow="0" w:firstColumn="1" w:lastColumn="0" w:oddVBand="0" w:evenVBand="0" w:oddHBand="0" w:evenHBand="0" w:firstRowFirstColumn="0" w:firstRowLastColumn="0" w:lastRowFirstColumn="0" w:lastRowLastColumn="0"/>
            <w:tcW w:w="2320" w:type="dxa"/>
            <w:tcPrChange w:id="394" w:author="Oliveira, Bruno" w:date="2017-09-16T15:09:00Z">
              <w:tcPr>
                <w:tcW w:w="2320" w:type="dxa"/>
              </w:tcPr>
            </w:tcPrChange>
          </w:tcPr>
          <w:p w14:paraId="4CEE4E8F" w14:textId="3462AD76" w:rsidR="00145B8B" w:rsidRDefault="00145B8B" w:rsidP="00860E7C">
            <w:r>
              <w:t>Zertifikat für die Weboberfläche</w:t>
            </w:r>
          </w:p>
        </w:tc>
        <w:tc>
          <w:tcPr>
            <w:tcW w:w="2320" w:type="dxa"/>
            <w:tcPrChange w:id="395" w:author="Oliveira, Bruno" w:date="2017-09-16T15:09:00Z">
              <w:tcPr>
                <w:tcW w:w="2320" w:type="dxa"/>
              </w:tcPr>
            </w:tcPrChange>
          </w:tcPr>
          <w:p w14:paraId="6D48AD39" w14:textId="77777777" w:rsidR="00145B8B" w:rsidRDefault="00145B8B" w:rsidP="00860E7C">
            <w:pPr>
              <w:cnfStyle w:val="000000000000" w:firstRow="0" w:lastRow="0" w:firstColumn="0" w:lastColumn="0" w:oddVBand="0" w:evenVBand="0" w:oddHBand="0" w:evenHBand="0" w:firstRowFirstColumn="0" w:firstRowLastColumn="0" w:lastRowFirstColumn="0" w:lastRowLastColumn="0"/>
            </w:pPr>
            <w:r>
              <w:t>Selbst-signiert</w:t>
            </w:r>
          </w:p>
        </w:tc>
        <w:tc>
          <w:tcPr>
            <w:tcW w:w="2321" w:type="dxa"/>
            <w:tcPrChange w:id="396" w:author="Oliveira, Bruno" w:date="2017-09-16T15:09:00Z">
              <w:tcPr>
                <w:tcW w:w="2321" w:type="dxa"/>
              </w:tcPr>
            </w:tcPrChange>
          </w:tcPr>
          <w:p w14:paraId="182A456B" w14:textId="41CF8EBF" w:rsidR="00145B8B" w:rsidRDefault="00145B8B" w:rsidP="00860E7C">
            <w:pPr>
              <w:cnfStyle w:val="000000000000" w:firstRow="0" w:lastRow="0" w:firstColumn="0" w:lastColumn="0" w:oddVBand="0" w:evenVBand="0" w:oddHBand="0" w:evenHBand="0" w:firstRowFirstColumn="0" w:firstRowLastColumn="0" w:lastRowFirstColumn="0" w:lastRowLastColumn="0"/>
            </w:pPr>
            <w:r>
              <w:t>Pluscard-Zertifikat</w:t>
            </w:r>
          </w:p>
        </w:tc>
        <w:tc>
          <w:tcPr>
            <w:tcW w:w="2321" w:type="dxa"/>
            <w:tcPrChange w:id="397" w:author="Oliveira, Bruno" w:date="2017-09-16T15:09:00Z">
              <w:tcPr>
                <w:tcW w:w="2321" w:type="dxa"/>
              </w:tcPr>
            </w:tcPrChange>
          </w:tcPr>
          <w:p w14:paraId="28B5C7F4" w14:textId="77777777" w:rsidR="00145B8B" w:rsidRDefault="00145B8B" w:rsidP="00860E7C">
            <w:pPr>
              <w:cnfStyle w:val="000000000000" w:firstRow="0" w:lastRow="0" w:firstColumn="0" w:lastColumn="0" w:oddVBand="0" w:evenVBand="0" w:oddHBand="0" w:evenHBand="0" w:firstRowFirstColumn="0" w:firstRowLastColumn="0" w:lastRowFirstColumn="0" w:lastRowLastColumn="0"/>
            </w:pPr>
            <w:r>
              <w:t>Anbindung an die bestehende PKI-Infrastruktur.</w:t>
            </w:r>
          </w:p>
        </w:tc>
      </w:tr>
      <w:tr w:rsidR="00A60F5B" w14:paraId="64AE5FD6" w14:textId="77777777" w:rsidTr="004C0D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Change w:id="398" w:author="Oliveira, Bruno" w:date="2017-09-16T15:09:00Z">
              <w:tcPr>
                <w:tcW w:w="2320" w:type="dxa"/>
              </w:tcPr>
            </w:tcPrChange>
          </w:tcPr>
          <w:p w14:paraId="48044FE1" w14:textId="23F0DB55" w:rsidR="00A60F5B" w:rsidRDefault="00A60F5B" w:rsidP="00860E7C">
            <w:pPr>
              <w:cnfStyle w:val="001000010000" w:firstRow="0" w:lastRow="0" w:firstColumn="1" w:lastColumn="0" w:oddVBand="0" w:evenVBand="0" w:oddHBand="0" w:evenHBand="1" w:firstRowFirstColumn="0" w:firstRowLastColumn="0" w:lastRowFirstColumn="0" w:lastRowLastColumn="0"/>
            </w:pPr>
            <w:r>
              <w:t>Timeout für Login</w:t>
            </w:r>
          </w:p>
        </w:tc>
        <w:tc>
          <w:tcPr>
            <w:tcW w:w="2320" w:type="dxa"/>
            <w:tcPrChange w:id="399" w:author="Oliveira, Bruno" w:date="2017-09-16T15:09:00Z">
              <w:tcPr>
                <w:tcW w:w="2320" w:type="dxa"/>
              </w:tcPr>
            </w:tcPrChange>
          </w:tcPr>
          <w:p w14:paraId="68793DAF" w14:textId="77777777" w:rsidR="00A60F5B" w:rsidRDefault="00A60F5B" w:rsidP="00860E7C">
            <w:pPr>
              <w:cnfStyle w:val="000000010000" w:firstRow="0" w:lastRow="0" w:firstColumn="0" w:lastColumn="0" w:oddVBand="0" w:evenVBand="0" w:oddHBand="0" w:evenHBand="1" w:firstRowFirstColumn="0" w:firstRowLastColumn="0" w:lastRowFirstColumn="0" w:lastRowLastColumn="0"/>
            </w:pPr>
          </w:p>
        </w:tc>
        <w:tc>
          <w:tcPr>
            <w:tcW w:w="2321" w:type="dxa"/>
            <w:tcPrChange w:id="400" w:author="Oliveira, Bruno" w:date="2017-09-16T15:09:00Z">
              <w:tcPr>
                <w:tcW w:w="2321" w:type="dxa"/>
              </w:tcPr>
            </w:tcPrChange>
          </w:tcPr>
          <w:p w14:paraId="0E403F57" w14:textId="237AE1DD" w:rsidR="00A60F5B" w:rsidRDefault="00A60F5B" w:rsidP="00860E7C">
            <w:pPr>
              <w:cnfStyle w:val="000000010000" w:firstRow="0" w:lastRow="0" w:firstColumn="0" w:lastColumn="0" w:oddVBand="0" w:evenVBand="0" w:oddHBand="0" w:evenHBand="1" w:firstRowFirstColumn="0" w:firstRowLastColumn="0" w:lastRowFirstColumn="0" w:lastRowLastColumn="0"/>
            </w:pPr>
            <w:r>
              <w:t>3 Versuche</w:t>
            </w:r>
          </w:p>
        </w:tc>
        <w:tc>
          <w:tcPr>
            <w:tcW w:w="2321" w:type="dxa"/>
            <w:tcPrChange w:id="401" w:author="Oliveira, Bruno" w:date="2017-09-16T15:09:00Z">
              <w:tcPr>
                <w:tcW w:w="2321" w:type="dxa"/>
              </w:tcPr>
            </w:tcPrChange>
          </w:tcPr>
          <w:p w14:paraId="51CA9B23" w14:textId="77777777" w:rsidR="00A60F5B" w:rsidRDefault="00A60F5B" w:rsidP="00860E7C">
            <w:pPr>
              <w:cnfStyle w:val="000000010000" w:firstRow="0" w:lastRow="0" w:firstColumn="0" w:lastColumn="0" w:oddVBand="0" w:evenVBand="0" w:oddHBand="0" w:evenHBand="1" w:firstRowFirstColumn="0" w:firstRowLastColumn="0" w:lastRowFirstColumn="0" w:lastRowLastColumn="0"/>
            </w:pPr>
          </w:p>
        </w:tc>
      </w:tr>
      <w:tr w:rsidR="00A60F5B" w14:paraId="38DBF950" w14:textId="77777777" w:rsidTr="004C0D5D">
        <w:tc>
          <w:tcPr>
            <w:cnfStyle w:val="001000000000" w:firstRow="0" w:lastRow="0" w:firstColumn="1" w:lastColumn="0" w:oddVBand="0" w:evenVBand="0" w:oddHBand="0" w:evenHBand="0" w:firstRowFirstColumn="0" w:firstRowLastColumn="0" w:lastRowFirstColumn="0" w:lastRowLastColumn="0"/>
            <w:tcW w:w="2320" w:type="dxa"/>
            <w:tcPrChange w:id="402" w:author="Oliveira, Bruno" w:date="2017-09-16T15:09:00Z">
              <w:tcPr>
                <w:tcW w:w="2320" w:type="dxa"/>
              </w:tcPr>
            </w:tcPrChange>
          </w:tcPr>
          <w:p w14:paraId="44C87209" w14:textId="1D19480D" w:rsidR="00A60F5B" w:rsidRDefault="00A60F5B" w:rsidP="00860E7C">
            <w:r>
              <w:t>Hashwert für Event-Datenbank</w:t>
            </w:r>
          </w:p>
        </w:tc>
        <w:tc>
          <w:tcPr>
            <w:tcW w:w="2320" w:type="dxa"/>
            <w:tcPrChange w:id="403" w:author="Oliveira, Bruno" w:date="2017-09-16T15:09:00Z">
              <w:tcPr>
                <w:tcW w:w="2320" w:type="dxa"/>
              </w:tcPr>
            </w:tcPrChange>
          </w:tcPr>
          <w:p w14:paraId="58CBA19A" w14:textId="6F5FD384" w:rsidR="00A60F5B" w:rsidRDefault="00A60F5B" w:rsidP="00860E7C">
            <w:pPr>
              <w:cnfStyle w:val="000000000000" w:firstRow="0" w:lastRow="0" w:firstColumn="0" w:lastColumn="0" w:oddVBand="0" w:evenVBand="0" w:oddHBand="0" w:evenHBand="0" w:firstRowFirstColumn="0" w:firstRowLastColumn="0" w:lastRowFirstColumn="0" w:lastRowLastColumn="0"/>
            </w:pPr>
            <w:r>
              <w:t>Nicht aktiviert</w:t>
            </w:r>
          </w:p>
        </w:tc>
        <w:tc>
          <w:tcPr>
            <w:tcW w:w="2321" w:type="dxa"/>
            <w:tcPrChange w:id="404" w:author="Oliveira, Bruno" w:date="2017-09-16T15:09:00Z">
              <w:tcPr>
                <w:tcW w:w="2321" w:type="dxa"/>
              </w:tcPr>
            </w:tcPrChange>
          </w:tcPr>
          <w:p w14:paraId="17038516" w14:textId="7B65C7EA" w:rsidR="00A60F5B" w:rsidRDefault="007D43A8" w:rsidP="00860E7C">
            <w:pPr>
              <w:cnfStyle w:val="000000000000" w:firstRow="0" w:lastRow="0" w:firstColumn="0" w:lastColumn="0" w:oddVBand="0" w:evenVBand="0" w:oddHBand="0" w:evenHBand="0" w:firstRowFirstColumn="0" w:firstRowLastColumn="0" w:lastRowFirstColumn="0" w:lastRowLastColumn="0"/>
            </w:pPr>
            <w:r>
              <w:rPr>
                <w:rStyle w:val="Kommentarzeichen"/>
              </w:rPr>
              <w:commentReference w:id="405"/>
            </w:r>
            <w:r w:rsidR="00C1358E">
              <w:rPr>
                <w:rStyle w:val="Kommentarzeichen"/>
              </w:rPr>
              <w:commentReference w:id="406"/>
            </w:r>
            <w:ins w:id="407" w:author="Oliveira, Bruno" w:date="2017-09-16T14:54:00Z">
              <w:r w:rsidR="00C1358E">
                <w:t>Aktiviert</w:t>
              </w:r>
            </w:ins>
          </w:p>
        </w:tc>
        <w:tc>
          <w:tcPr>
            <w:tcW w:w="2321" w:type="dxa"/>
            <w:tcPrChange w:id="408" w:author="Oliveira, Bruno" w:date="2017-09-16T15:09:00Z">
              <w:tcPr>
                <w:tcW w:w="2321" w:type="dxa"/>
              </w:tcPr>
            </w:tcPrChange>
          </w:tcPr>
          <w:p w14:paraId="7D15654B" w14:textId="77777777" w:rsidR="00A60F5B" w:rsidRDefault="00A60F5B" w:rsidP="00860E7C">
            <w:pPr>
              <w:cnfStyle w:val="000000000000" w:firstRow="0" w:lastRow="0" w:firstColumn="0" w:lastColumn="0" w:oddVBand="0" w:evenVBand="0" w:oddHBand="0" w:evenHBand="0" w:firstRowFirstColumn="0" w:firstRowLastColumn="0" w:lastRowFirstColumn="0" w:lastRowLastColumn="0"/>
            </w:pPr>
          </w:p>
        </w:tc>
      </w:tr>
      <w:tr w:rsidR="00A60F5B" w14:paraId="71577B52" w14:textId="77777777" w:rsidTr="004C0D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Change w:id="409" w:author="Oliveira, Bruno" w:date="2017-09-16T15:09:00Z">
              <w:tcPr>
                <w:tcW w:w="2320" w:type="dxa"/>
              </w:tcPr>
            </w:tcPrChange>
          </w:tcPr>
          <w:p w14:paraId="2F78BD29" w14:textId="0319F84F" w:rsidR="00A60F5B" w:rsidRDefault="00A60F5B" w:rsidP="00860E7C">
            <w:pPr>
              <w:cnfStyle w:val="001000010000" w:firstRow="0" w:lastRow="0" w:firstColumn="1" w:lastColumn="0" w:oddVBand="0" w:evenVBand="0" w:oddHBand="0" w:evenHBand="1" w:firstRowFirstColumn="0" w:firstRowLastColumn="0" w:lastRowFirstColumn="0" w:lastRowLastColumn="0"/>
            </w:pPr>
            <w:commentRangeStart w:id="410"/>
            <w:r>
              <w:t>ICMP</w:t>
            </w:r>
          </w:p>
        </w:tc>
        <w:tc>
          <w:tcPr>
            <w:tcW w:w="2320" w:type="dxa"/>
            <w:tcPrChange w:id="411" w:author="Oliveira, Bruno" w:date="2017-09-16T15:09:00Z">
              <w:tcPr>
                <w:tcW w:w="2320" w:type="dxa"/>
              </w:tcPr>
            </w:tcPrChange>
          </w:tcPr>
          <w:p w14:paraId="45FD936E" w14:textId="6228946D" w:rsidR="00A60F5B" w:rsidRDefault="00A60F5B" w:rsidP="00860E7C">
            <w:pPr>
              <w:cnfStyle w:val="000000010000" w:firstRow="0" w:lastRow="0" w:firstColumn="0" w:lastColumn="0" w:oddVBand="0" w:evenVBand="0" w:oddHBand="0" w:evenHBand="1" w:firstRowFirstColumn="0" w:firstRowLastColumn="0" w:lastRowFirstColumn="0" w:lastRowLastColumn="0"/>
            </w:pPr>
            <w:r>
              <w:t>Nicht erlaubt</w:t>
            </w:r>
          </w:p>
        </w:tc>
        <w:tc>
          <w:tcPr>
            <w:tcW w:w="2321" w:type="dxa"/>
            <w:tcPrChange w:id="412" w:author="Oliveira, Bruno" w:date="2017-09-16T15:09:00Z">
              <w:tcPr>
                <w:tcW w:w="2321" w:type="dxa"/>
              </w:tcPr>
            </w:tcPrChange>
          </w:tcPr>
          <w:p w14:paraId="2C0DAC04" w14:textId="3BF302CB" w:rsidR="00A60F5B" w:rsidRDefault="00A60F5B" w:rsidP="00860E7C">
            <w:pPr>
              <w:cnfStyle w:val="000000010000" w:firstRow="0" w:lastRow="0" w:firstColumn="0" w:lastColumn="0" w:oddVBand="0" w:evenVBand="0" w:oddHBand="0" w:evenHBand="1" w:firstRowFirstColumn="0" w:firstRowLastColumn="0" w:lastRowFirstColumn="0" w:lastRowLastColumn="0"/>
            </w:pPr>
            <w:commentRangeStart w:id="413"/>
            <w:r>
              <w:t>Mittels iptables erlaubt</w:t>
            </w:r>
          </w:p>
        </w:tc>
        <w:tc>
          <w:tcPr>
            <w:tcW w:w="2321" w:type="dxa"/>
            <w:tcPrChange w:id="414" w:author="Oliveira, Bruno" w:date="2017-09-16T15:09:00Z">
              <w:tcPr>
                <w:tcW w:w="2321" w:type="dxa"/>
              </w:tcPr>
            </w:tcPrChange>
          </w:tcPr>
          <w:p w14:paraId="238CF31E" w14:textId="11BA28C7" w:rsidR="00A60F5B" w:rsidRDefault="00A60F5B">
            <w:pPr>
              <w:keepNext/>
              <w:cnfStyle w:val="000000010000" w:firstRow="0" w:lastRow="0" w:firstColumn="0" w:lastColumn="0" w:oddVBand="0" w:evenVBand="0" w:oddHBand="0" w:evenHBand="1" w:firstRowFirstColumn="0" w:firstRowLastColumn="0" w:lastRowFirstColumn="0" w:lastRowLastColumn="0"/>
              <w:pPrChange w:id="415" w:author="Oliveira, Bruno" w:date="2017-09-16T15:09:00Z">
                <w:pPr>
                  <w:cnfStyle w:val="000000010000" w:firstRow="0" w:lastRow="0" w:firstColumn="0" w:lastColumn="0" w:oddVBand="0" w:evenVBand="0" w:oddHBand="0" w:evenHBand="1" w:firstRowFirstColumn="0" w:firstRowLastColumn="0" w:lastRowFirstColumn="0" w:lastRowLastColumn="0"/>
                </w:pPr>
              </w:pPrChange>
            </w:pPr>
            <w:r>
              <w:t>Troubleshooting wird vereinfacht.</w:t>
            </w:r>
            <w:commentRangeEnd w:id="413"/>
            <w:r w:rsidR="007D43A8">
              <w:rPr>
                <w:rStyle w:val="Kommentarzeichen"/>
              </w:rPr>
              <w:commentReference w:id="413"/>
            </w:r>
            <w:r w:rsidR="00C1358E">
              <w:rPr>
                <w:rStyle w:val="Kommentarzeichen"/>
              </w:rPr>
              <w:commentReference w:id="410"/>
            </w:r>
          </w:p>
        </w:tc>
      </w:tr>
    </w:tbl>
    <w:commentRangeEnd w:id="410"/>
    <w:p w14:paraId="72ED655A" w14:textId="1D3AC861" w:rsidR="00145B8B" w:rsidRPr="004C0D5D" w:rsidRDefault="004C0D5D">
      <w:pPr>
        <w:pStyle w:val="Beschriftung"/>
        <w:rPr>
          <w:rFonts w:ascii="Calibri" w:hAnsi="Calibri" w:cs="Calibri"/>
          <w:color w:val="000000"/>
          <w:rPrChange w:id="416" w:author="Oliveira, Bruno" w:date="2017-09-16T15:09:00Z">
            <w:rPr/>
          </w:rPrChange>
        </w:rPr>
        <w:pPrChange w:id="417" w:author="Oliveira, Bruno" w:date="2017-09-16T15:09:00Z">
          <w:pPr/>
        </w:pPrChange>
      </w:pPr>
      <w:ins w:id="418" w:author="Oliveira, Bruno" w:date="2017-09-16T15:09:00Z">
        <w:r w:rsidRPr="004C0D5D">
          <w:rPr>
            <w:rFonts w:ascii="Calibri" w:hAnsi="Calibri" w:cs="Calibri"/>
            <w:color w:val="000000"/>
            <w:rPrChange w:id="419" w:author="Oliveira, Bruno" w:date="2017-09-16T15:09:00Z">
              <w:rPr>
                <w:bCs/>
              </w:rPr>
            </w:rPrChange>
          </w:rPr>
          <w:t xml:space="preserve">Tabelle </w:t>
        </w:r>
        <w:r w:rsidRPr="004C0D5D">
          <w:rPr>
            <w:rFonts w:ascii="Calibri" w:hAnsi="Calibri" w:cs="Calibri"/>
            <w:color w:val="000000"/>
            <w:rPrChange w:id="420" w:author="Oliveira, Bruno" w:date="2017-09-16T15:09:00Z">
              <w:rPr>
                <w:bCs/>
              </w:rPr>
            </w:rPrChange>
          </w:rPr>
          <w:fldChar w:fldCharType="begin"/>
        </w:r>
        <w:r w:rsidRPr="004C0D5D">
          <w:rPr>
            <w:rFonts w:ascii="Calibri" w:hAnsi="Calibri" w:cs="Calibri"/>
            <w:color w:val="000000"/>
            <w:rPrChange w:id="421" w:author="Oliveira, Bruno" w:date="2017-09-16T15:09:00Z">
              <w:rPr>
                <w:bCs/>
              </w:rPr>
            </w:rPrChange>
          </w:rPr>
          <w:instrText xml:space="preserve"> SEQ Tabelle \* ARABIC </w:instrText>
        </w:r>
      </w:ins>
      <w:r w:rsidRPr="004C0D5D">
        <w:rPr>
          <w:rFonts w:ascii="Calibri" w:hAnsi="Calibri" w:cs="Calibri"/>
          <w:color w:val="000000"/>
          <w:rPrChange w:id="422" w:author="Oliveira, Bruno" w:date="2017-09-16T15:09:00Z">
            <w:rPr>
              <w:bCs/>
            </w:rPr>
          </w:rPrChange>
        </w:rPr>
        <w:fldChar w:fldCharType="separate"/>
      </w:r>
      <w:ins w:id="423" w:author="Oliveira, Bruno" w:date="2017-09-16T15:09:00Z">
        <w:r w:rsidRPr="004C0D5D">
          <w:rPr>
            <w:rFonts w:ascii="Calibri" w:hAnsi="Calibri" w:cs="Calibri"/>
            <w:noProof/>
            <w:color w:val="000000"/>
            <w:rPrChange w:id="424" w:author="Oliveira, Bruno" w:date="2017-09-16T15:09:00Z">
              <w:rPr>
                <w:bCs/>
                <w:noProof/>
              </w:rPr>
            </w:rPrChange>
          </w:rPr>
          <w:t>5</w:t>
        </w:r>
        <w:r w:rsidRPr="004C0D5D">
          <w:rPr>
            <w:rFonts w:ascii="Calibri" w:hAnsi="Calibri" w:cs="Calibri"/>
            <w:color w:val="000000"/>
            <w:rPrChange w:id="425" w:author="Oliveira, Bruno" w:date="2017-09-16T15:09:00Z">
              <w:rPr>
                <w:bCs/>
              </w:rPr>
            </w:rPrChange>
          </w:rPr>
          <w:fldChar w:fldCharType="end"/>
        </w:r>
      </w:ins>
      <w:ins w:id="426" w:author="Oliveira, Bruno" w:date="2017-09-16T15:11:00Z">
        <w:r w:rsidR="00C874D5">
          <w:rPr>
            <w:rFonts w:ascii="Calibri" w:hAnsi="Calibri" w:cs="Calibri"/>
            <w:color w:val="000000"/>
          </w:rPr>
          <w:t xml:space="preserve"> – Änderungen der Standardwerte</w:t>
        </w:r>
      </w:ins>
    </w:p>
    <w:p w14:paraId="4ACD97C3" w14:textId="66B7BF3B" w:rsidR="00C76F18" w:rsidRDefault="00C76F18" w:rsidP="00C76F18">
      <w:pPr>
        <w:pStyle w:val="berschrift1"/>
      </w:pPr>
      <w:bookmarkStart w:id="427" w:name="_Toc492580166"/>
      <w:r>
        <w:lastRenderedPageBreak/>
        <w:t>System-/Applikationssicherheit</w:t>
      </w:r>
      <w:bookmarkEnd w:id="427"/>
    </w:p>
    <w:p w14:paraId="55E16688" w14:textId="5082A489" w:rsidR="00A60F5B" w:rsidRDefault="00A60F5B" w:rsidP="00A60F5B">
      <w:r>
        <w:t>QRadar bietet Mechanismen zur Sicherung gegen Unbefugte. Außerdem ist es möglich, durch ein Berechtigungskonzept Rollen und Security Profile zu definieren. Backup-Policies sorgen dafür, dass sowohl Konfigurationsdaten als auch Protokolldaten abgesichert werden,</w:t>
      </w:r>
      <w:ins w:id="428" w:author="Oliver Braun" w:date="2017-09-07T21:21:00Z">
        <w:r w:rsidR="008A440B">
          <w:t xml:space="preserve"> damit das System im Fehlerfall schnell und einfach wiederhergestellt werden kann.</w:t>
        </w:r>
      </w:ins>
      <w:r>
        <w:t xml:space="preserve"> </w:t>
      </w:r>
      <w:del w:id="429" w:author="Oliver Braun" w:date="2017-09-07T21:21:00Z">
        <w:r w:rsidDel="008A440B">
          <w:delText xml:space="preserve">falls das System </w:delText>
        </w:r>
      </w:del>
      <w:del w:id="430" w:author="Oliver Braun" w:date="2017-09-07T21:20:00Z">
        <w:r w:rsidDel="007D43A8">
          <w:delText>einen Ausfall erleidet</w:delText>
        </w:r>
      </w:del>
      <w:r>
        <w:t>. In diesem Abschnitt wird auf einige dieser Mechanismen eingegangen.</w:t>
      </w:r>
    </w:p>
    <w:p w14:paraId="588C1C09" w14:textId="63331246" w:rsidR="00A60F5B" w:rsidRDefault="00A60F5B" w:rsidP="00A60F5B">
      <w:pPr>
        <w:pStyle w:val="berschrift2"/>
        <w:keepLines w:val="0"/>
        <w:tabs>
          <w:tab w:val="num" w:pos="720"/>
        </w:tabs>
        <w:spacing w:before="240" w:after="60" w:line="240" w:lineRule="auto"/>
        <w:ind w:left="720" w:hanging="720"/>
        <w:jc w:val="both"/>
      </w:pPr>
      <w:bookmarkStart w:id="431" w:name="_Toc490144832"/>
      <w:bookmarkStart w:id="432" w:name="_Toc492580167"/>
      <w:r>
        <w:t>Autorisierung</w:t>
      </w:r>
      <w:bookmarkEnd w:id="431"/>
      <w:bookmarkEnd w:id="432"/>
    </w:p>
    <w:p w14:paraId="7347EB4C" w14:textId="338B093B" w:rsidR="00A60F5B" w:rsidRDefault="00A60F5B" w:rsidP="00A60F5B">
      <w:r>
        <w:t xml:space="preserve">Für die Interaktion mit externen Dienst ist ein sogenannter Token erforderlich. Diese Tokens werden im Reiter „Admin“ unter Authorized Services erzeugt ermöglichen die Kommunikation mit QRadar über beispielsweise die RESTful API. </w:t>
      </w:r>
      <w:commentRangeStart w:id="433"/>
      <w:commentRangeStart w:id="434"/>
      <w:r>
        <w:t xml:space="preserve">Nachdem </w:t>
      </w:r>
      <w:del w:id="435" w:author="Oliveira, Bruno" w:date="2017-09-16T14:57:00Z">
        <w:r w:rsidDel="00C1358E">
          <w:delText>man einen</w:delText>
        </w:r>
      </w:del>
      <w:ins w:id="436" w:author="Oliveira, Bruno" w:date="2017-09-16T14:57:00Z">
        <w:r w:rsidR="00C1358E">
          <w:t>ein</w:t>
        </w:r>
      </w:ins>
      <w:r>
        <w:t xml:space="preserve"> Token generiert </w:t>
      </w:r>
      <w:del w:id="437" w:author="Oliveira, Bruno" w:date="2017-09-16T14:57:00Z">
        <w:r w:rsidDel="00C1358E">
          <w:delText>hat</w:delText>
        </w:r>
      </w:del>
      <w:ins w:id="438" w:author="Oliveira, Bruno" w:date="2017-09-16T14:57:00Z">
        <w:r w:rsidR="00C1358E">
          <w:t>wurde</w:t>
        </w:r>
      </w:ins>
      <w:r>
        <w:t xml:space="preserve">, muss man die Änderungen vornehmen, indem man „Deploy Changes“ anstoßt. </w:t>
      </w:r>
      <w:commentRangeEnd w:id="433"/>
      <w:r w:rsidR="008A440B">
        <w:rPr>
          <w:rStyle w:val="Kommentarzeichen"/>
        </w:rPr>
        <w:commentReference w:id="433"/>
      </w:r>
      <w:commentRangeEnd w:id="434"/>
      <w:r w:rsidR="00C1358E">
        <w:rPr>
          <w:rStyle w:val="Kommentarzeichen"/>
        </w:rPr>
        <w:commentReference w:id="434"/>
      </w:r>
    </w:p>
    <w:p w14:paraId="4D6C8336" w14:textId="77777777" w:rsidR="004C0D5D" w:rsidRDefault="00A60F5B">
      <w:pPr>
        <w:jc w:val="center"/>
        <w:rPr>
          <w:ins w:id="439" w:author="Oliveira, Bruno" w:date="2017-09-16T15:07:00Z"/>
        </w:rPr>
        <w:pPrChange w:id="440" w:author="Oliveira, Bruno" w:date="2017-09-16T15:07:00Z">
          <w:pPr>
            <w:keepNext/>
            <w:jc w:val="center"/>
          </w:pPr>
        </w:pPrChange>
      </w:pPr>
      <w:r>
        <w:rPr>
          <w:noProof/>
          <w:lang w:eastAsia="de-DE"/>
        </w:rPr>
        <w:drawing>
          <wp:inline distT="0" distB="0" distL="0" distR="0" wp14:anchorId="51C88609" wp14:editId="1EFEE130">
            <wp:extent cx="5902325" cy="683806"/>
            <wp:effectExtent l="19050" t="19050" r="22225" b="2159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2325" cy="683806"/>
                    </a:xfrm>
                    <a:prstGeom prst="rect">
                      <a:avLst/>
                    </a:prstGeom>
                    <a:ln w="12696" cmpd="sng">
                      <a:solidFill>
                        <a:srgbClr val="000000"/>
                      </a:solidFill>
                      <a:prstDash val="solid"/>
                    </a:ln>
                  </pic:spPr>
                </pic:pic>
              </a:graphicData>
            </a:graphic>
          </wp:inline>
        </w:drawing>
      </w:r>
    </w:p>
    <w:p w14:paraId="09DED17C" w14:textId="56EA1388" w:rsidR="00A60F5B" w:rsidRPr="004C0D5D" w:rsidRDefault="004C0D5D">
      <w:pPr>
        <w:pStyle w:val="Beschriftung"/>
        <w:spacing w:line="160" w:lineRule="auto"/>
        <w:ind w:left="10"/>
        <w:jc w:val="left"/>
        <w:rPr>
          <w:rFonts w:ascii="Calibri" w:hAnsi="Calibri" w:cs="Calibri"/>
          <w:color w:val="000000"/>
          <w:rPrChange w:id="441" w:author="Oliveira, Bruno" w:date="2017-09-16T15:07:00Z">
            <w:rPr/>
          </w:rPrChange>
        </w:rPr>
        <w:pPrChange w:id="442" w:author="Oliveira, Bruno" w:date="2017-09-16T15:07:00Z">
          <w:pPr/>
        </w:pPrChange>
      </w:pPr>
      <w:ins w:id="443" w:author="Oliveira, Bruno" w:date="2017-09-16T15:07:00Z">
        <w:r w:rsidRPr="004C0D5D">
          <w:rPr>
            <w:rFonts w:ascii="Calibri" w:hAnsi="Calibri" w:cs="Calibri"/>
            <w:color w:val="000000"/>
            <w:rPrChange w:id="444" w:author="Oliveira, Bruno" w:date="2017-09-16T15:07:00Z">
              <w:rPr>
                <w:bCs/>
              </w:rPr>
            </w:rPrChange>
          </w:rPr>
          <w:t xml:space="preserve">Abbildung </w:t>
        </w:r>
        <w:r w:rsidRPr="004C0D5D">
          <w:rPr>
            <w:rFonts w:ascii="Calibri" w:hAnsi="Calibri" w:cs="Calibri"/>
            <w:color w:val="000000"/>
            <w:rPrChange w:id="445" w:author="Oliveira, Bruno" w:date="2017-09-16T15:07:00Z">
              <w:rPr>
                <w:bCs/>
              </w:rPr>
            </w:rPrChange>
          </w:rPr>
          <w:fldChar w:fldCharType="begin"/>
        </w:r>
        <w:r w:rsidRPr="004C0D5D">
          <w:rPr>
            <w:rFonts w:ascii="Calibri" w:hAnsi="Calibri" w:cs="Calibri"/>
            <w:color w:val="000000"/>
            <w:rPrChange w:id="446" w:author="Oliveira, Bruno" w:date="2017-09-16T15:07:00Z">
              <w:rPr>
                <w:bCs/>
              </w:rPr>
            </w:rPrChange>
          </w:rPr>
          <w:instrText xml:space="preserve"> SEQ Abbildung \* ARABIC </w:instrText>
        </w:r>
      </w:ins>
      <w:r w:rsidRPr="004C0D5D">
        <w:rPr>
          <w:rFonts w:ascii="Calibri" w:hAnsi="Calibri" w:cs="Calibri"/>
          <w:color w:val="000000"/>
          <w:rPrChange w:id="447" w:author="Oliveira, Bruno" w:date="2017-09-16T15:07:00Z">
            <w:rPr>
              <w:bCs/>
            </w:rPr>
          </w:rPrChange>
        </w:rPr>
        <w:fldChar w:fldCharType="separate"/>
      </w:r>
      <w:ins w:id="448" w:author="Oliveira, Bruno" w:date="2017-09-16T15:07:00Z">
        <w:r>
          <w:rPr>
            <w:rFonts w:ascii="Calibri" w:hAnsi="Calibri" w:cs="Calibri"/>
            <w:noProof/>
            <w:color w:val="000000"/>
          </w:rPr>
          <w:t>8</w:t>
        </w:r>
        <w:r w:rsidRPr="004C0D5D">
          <w:rPr>
            <w:rFonts w:ascii="Calibri" w:hAnsi="Calibri" w:cs="Calibri"/>
            <w:color w:val="000000"/>
            <w:rPrChange w:id="449" w:author="Oliveira, Bruno" w:date="2017-09-16T15:07:00Z">
              <w:rPr>
                <w:bCs/>
              </w:rPr>
            </w:rPrChange>
          </w:rPr>
          <w:fldChar w:fldCharType="end"/>
        </w:r>
      </w:ins>
    </w:p>
    <w:p w14:paraId="39510144" w14:textId="77777777" w:rsidR="00A60F5B" w:rsidRPr="00A60F5B" w:rsidRDefault="00A60F5B" w:rsidP="00A60F5B"/>
    <w:p w14:paraId="05830B03" w14:textId="48DFDDDF" w:rsidR="00A60F5B" w:rsidRDefault="00A60F5B" w:rsidP="00A60F5B">
      <w:pPr>
        <w:pStyle w:val="berschrift2"/>
      </w:pPr>
      <w:bookmarkStart w:id="450" w:name="_Toc492580168"/>
      <w:r>
        <w:t>Funktionsbenutzer</w:t>
      </w:r>
      <w:bookmarkEnd w:id="450"/>
    </w:p>
    <w:p w14:paraId="7CD0B97D" w14:textId="2EE575C4" w:rsidR="00A60F5B" w:rsidRDefault="00A60F5B" w:rsidP="00A60F5B">
      <w:commentRangeStart w:id="451"/>
      <w:commentRangeStart w:id="452"/>
      <w:r>
        <w:t>Abgesehen von der LDAP-Integration ermöglicht QRadar, Benutzer lokal zu verwalten. Keine zusätzlichen Funktionsbenutzer wurden angelegt. Der Admin-Account ist momentan das einzige Konto, das lokal verwaltet wird und vom Domain Controller unabhängig ist. In einem Ausfallsszenario (z.B. Ausfall von AD) kann sich nur der Admin-Benutzer anmelden.</w:t>
      </w:r>
      <w:commentRangeEnd w:id="451"/>
      <w:r w:rsidR="008A440B">
        <w:rPr>
          <w:rStyle w:val="Kommentarzeichen"/>
        </w:rPr>
        <w:commentReference w:id="451"/>
      </w:r>
      <w:commentRangeEnd w:id="452"/>
      <w:r w:rsidR="00C1358E">
        <w:rPr>
          <w:rStyle w:val="Kommentarzeichen"/>
        </w:rPr>
        <w:commentReference w:id="452"/>
      </w:r>
    </w:p>
    <w:p w14:paraId="31AC4727" w14:textId="77777777" w:rsidR="00A60F5B" w:rsidRDefault="00A60F5B" w:rsidP="00A60F5B">
      <w:pPr>
        <w:pStyle w:val="berschrift2"/>
        <w:keepLines w:val="0"/>
        <w:tabs>
          <w:tab w:val="num" w:pos="720"/>
        </w:tabs>
        <w:spacing w:before="240" w:after="60" w:line="240" w:lineRule="auto"/>
        <w:ind w:left="720" w:hanging="720"/>
        <w:jc w:val="both"/>
      </w:pPr>
      <w:bookmarkStart w:id="453" w:name="_Toc490144834"/>
      <w:bookmarkStart w:id="454" w:name="_Toc492580169"/>
      <w:r>
        <w:t>Benutzer- und Berechtigungsverwaltung</w:t>
      </w:r>
      <w:bookmarkEnd w:id="453"/>
      <w:bookmarkEnd w:id="454"/>
    </w:p>
    <w:p w14:paraId="02271D1D" w14:textId="533D8EBB" w:rsidR="00A60F5B" w:rsidRDefault="00A60F5B" w:rsidP="00A60F5B">
      <w:commentRangeStart w:id="455"/>
      <w:commentRangeStart w:id="456"/>
      <w:r>
        <w:t xml:space="preserve">In dem Domain Controller wurde eine Benutzergruppe namens </w:t>
      </w:r>
      <w:r w:rsidRPr="00A60F5B">
        <w:rPr>
          <w:highlight w:val="yellow"/>
        </w:rPr>
        <w:t>qradar-admins</w:t>
      </w:r>
      <w:r>
        <w:t xml:space="preserve"> angelegt, in der sich Benutzer befinden, die auf das QRadar-System zugreifen dürfen. Die Benutzer in dieser Gruppe</w:t>
      </w:r>
      <w:del w:id="457" w:author="Oliver Braun" w:date="2017-09-07T21:23:00Z">
        <w:r w:rsidDel="008A440B">
          <w:delText>n</w:delText>
        </w:r>
      </w:del>
      <w:r>
        <w:t xml:space="preserve"> verfügen über keine besonderen Berechtigungen für QRadar, da alle Berechtigungen lokal auf QRadar verwaltet werden.</w:t>
      </w:r>
      <w:commentRangeEnd w:id="455"/>
      <w:r w:rsidR="008A440B">
        <w:rPr>
          <w:rStyle w:val="Kommentarzeichen"/>
        </w:rPr>
        <w:commentReference w:id="455"/>
      </w:r>
      <w:commentRangeEnd w:id="456"/>
      <w:r w:rsidR="004C0D5D">
        <w:rPr>
          <w:rStyle w:val="Kommentarzeichen"/>
        </w:rPr>
        <w:commentReference w:id="456"/>
      </w:r>
    </w:p>
    <w:p w14:paraId="7B99795E" w14:textId="73F84D1C" w:rsidR="00336CB4" w:rsidRDefault="00336CB4" w:rsidP="00A60F5B"/>
    <w:p w14:paraId="0CE41FF0" w14:textId="77777777" w:rsidR="00336CB4" w:rsidRDefault="00336CB4" w:rsidP="00336CB4">
      <w:pPr>
        <w:pStyle w:val="berschrift2"/>
        <w:keepLines w:val="0"/>
        <w:tabs>
          <w:tab w:val="num" w:pos="720"/>
        </w:tabs>
        <w:spacing w:before="240" w:after="60" w:line="240" w:lineRule="auto"/>
        <w:ind w:left="720" w:hanging="720"/>
        <w:jc w:val="both"/>
      </w:pPr>
      <w:bookmarkStart w:id="458" w:name="_Toc490144835"/>
      <w:bookmarkStart w:id="459" w:name="_Toc492580170"/>
      <w:commentRangeStart w:id="460"/>
      <w:commentRangeStart w:id="461"/>
      <w:r>
        <w:t>Rollen und Verantwortungsbereiche</w:t>
      </w:r>
      <w:bookmarkEnd w:id="458"/>
      <w:bookmarkEnd w:id="459"/>
      <w:commentRangeEnd w:id="460"/>
      <w:r w:rsidR="008A440B">
        <w:rPr>
          <w:rStyle w:val="Kommentarzeichen"/>
          <w:rFonts w:asciiTheme="minorHAnsi" w:eastAsiaTheme="minorHAnsi" w:hAnsiTheme="minorHAnsi" w:cstheme="minorBidi"/>
          <w:b w:val="0"/>
          <w:bCs w:val="0"/>
        </w:rPr>
        <w:commentReference w:id="460"/>
      </w:r>
      <w:commentRangeEnd w:id="461"/>
      <w:r w:rsidR="004C0D5D">
        <w:rPr>
          <w:rStyle w:val="Kommentarzeichen"/>
          <w:rFonts w:asciiTheme="minorHAnsi" w:eastAsiaTheme="minorHAnsi" w:hAnsiTheme="minorHAnsi" w:cstheme="minorBidi"/>
          <w:b w:val="0"/>
          <w:bCs w:val="0"/>
        </w:rPr>
        <w:commentReference w:id="461"/>
      </w:r>
    </w:p>
    <w:p w14:paraId="6D72DAFC" w14:textId="77777777" w:rsidR="00336CB4" w:rsidRDefault="00336CB4" w:rsidP="00336CB4">
      <w:r>
        <w:t>Es ist sinnvoll, Rollen und Security-Profile zu definieren, damit eingeloggte Benutzer nur bestimmte Bereiche sehen dürfen, für die sie die erforderlichen Berechtigungen besitzen. Außerdem können Benutzer nur bestimmt Änderung innerhalb ihrer berechtigten Bereiche durchführen. Eine Rolle beinhaltet die Menge der Funktionen, die einem Benutzer zur Verfügung steht. Das folgende Bild veranschaulicht alle Berechtigungen, die ein Benutzer besitzen kann. Außerdem kann man die Rollen sehen, die während der Konfiguration definiert wurden.</w:t>
      </w:r>
    </w:p>
    <w:p w14:paraId="6A47EC4E" w14:textId="77777777" w:rsidR="00336CB4" w:rsidRDefault="00336CB4" w:rsidP="00336CB4">
      <w:pPr>
        <w:pStyle w:val="Listenabsatz"/>
        <w:numPr>
          <w:ilvl w:val="0"/>
          <w:numId w:val="17"/>
        </w:numPr>
        <w:spacing w:before="60" w:after="60" w:line="240" w:lineRule="auto"/>
        <w:jc w:val="both"/>
      </w:pPr>
      <w:r>
        <w:t>Admin</w:t>
      </w:r>
    </w:p>
    <w:p w14:paraId="17B32CF3" w14:textId="644168CA" w:rsidR="00336CB4" w:rsidRPr="00E406AA" w:rsidRDefault="00336CB4" w:rsidP="00336CB4">
      <w:r>
        <w:t>Die Admin-Rolle besitzt alle Berechtigungen und dient als Notfall, da die Verbindung mit dem Domain Controller unterbrochen werden kann und somit andere Benutzer ausgesperrt werden. Der Admin-Account wird lokal verwaltet und ist vom Domain Controller unabhängig.</w:t>
      </w:r>
    </w:p>
    <w:p w14:paraId="33E3B553" w14:textId="77777777" w:rsidR="00A60F5B" w:rsidRDefault="00A60F5B" w:rsidP="00A60F5B"/>
    <w:p w14:paraId="4F4F7DE4" w14:textId="77777777" w:rsidR="00A60F5B" w:rsidRPr="00A60F5B" w:rsidRDefault="00A60F5B" w:rsidP="00A60F5B"/>
    <w:p w14:paraId="4341BDCA" w14:textId="77777777" w:rsidR="00A60F5B" w:rsidRPr="00A60F5B" w:rsidRDefault="00A60F5B" w:rsidP="00A60F5B"/>
    <w:p w14:paraId="6C520F3E" w14:textId="77777777" w:rsidR="004C0D5D" w:rsidRDefault="00336CB4">
      <w:pPr>
        <w:jc w:val="center"/>
        <w:rPr>
          <w:ins w:id="462" w:author="Oliveira, Bruno" w:date="2017-09-16T15:07:00Z"/>
        </w:rPr>
        <w:pPrChange w:id="463" w:author="Oliveira, Bruno" w:date="2017-09-16T15:07:00Z">
          <w:pPr>
            <w:keepNext/>
            <w:jc w:val="center"/>
          </w:pPr>
        </w:pPrChange>
      </w:pPr>
      <w:r>
        <w:rPr>
          <w:noProof/>
          <w:lang w:eastAsia="de-DE"/>
        </w:rPr>
        <w:drawing>
          <wp:inline distT="0" distB="0" distL="0" distR="0" wp14:anchorId="6B71BE60" wp14:editId="57F623AC">
            <wp:extent cx="5902325" cy="3598979"/>
            <wp:effectExtent l="19050" t="19050" r="22225" b="209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2325" cy="3598979"/>
                    </a:xfrm>
                    <a:prstGeom prst="rect">
                      <a:avLst/>
                    </a:prstGeom>
                    <a:ln w="12696" cmpd="sng">
                      <a:solidFill>
                        <a:srgbClr val="000000"/>
                      </a:solidFill>
                      <a:prstDash val="solid"/>
                    </a:ln>
                  </pic:spPr>
                </pic:pic>
              </a:graphicData>
            </a:graphic>
          </wp:inline>
        </w:drawing>
      </w:r>
    </w:p>
    <w:p w14:paraId="27F92683" w14:textId="11CE4D52" w:rsidR="00A60F5B" w:rsidRPr="004C0D5D" w:rsidRDefault="004C0D5D">
      <w:pPr>
        <w:pStyle w:val="Beschriftung"/>
        <w:spacing w:line="160" w:lineRule="auto"/>
        <w:ind w:left="10"/>
        <w:jc w:val="left"/>
        <w:rPr>
          <w:rFonts w:ascii="Calibri" w:hAnsi="Calibri" w:cs="Calibri"/>
          <w:color w:val="000000"/>
          <w:rPrChange w:id="464" w:author="Oliveira, Bruno" w:date="2017-09-16T15:07:00Z">
            <w:rPr/>
          </w:rPrChange>
        </w:rPr>
        <w:pPrChange w:id="465" w:author="Oliveira, Bruno" w:date="2017-09-16T15:07:00Z">
          <w:pPr/>
        </w:pPrChange>
      </w:pPr>
      <w:ins w:id="466" w:author="Oliveira, Bruno" w:date="2017-09-16T15:07:00Z">
        <w:r w:rsidRPr="004C0D5D">
          <w:rPr>
            <w:rFonts w:ascii="Calibri" w:hAnsi="Calibri" w:cs="Calibri"/>
            <w:color w:val="000000"/>
            <w:rPrChange w:id="467" w:author="Oliveira, Bruno" w:date="2017-09-16T15:07:00Z">
              <w:rPr>
                <w:bCs/>
              </w:rPr>
            </w:rPrChange>
          </w:rPr>
          <w:t xml:space="preserve">Abbildung </w:t>
        </w:r>
        <w:r w:rsidRPr="004C0D5D">
          <w:rPr>
            <w:rFonts w:ascii="Calibri" w:hAnsi="Calibri" w:cs="Calibri"/>
            <w:color w:val="000000"/>
            <w:rPrChange w:id="468" w:author="Oliveira, Bruno" w:date="2017-09-16T15:07:00Z">
              <w:rPr>
                <w:bCs/>
              </w:rPr>
            </w:rPrChange>
          </w:rPr>
          <w:fldChar w:fldCharType="begin"/>
        </w:r>
        <w:r w:rsidRPr="004C0D5D">
          <w:rPr>
            <w:rFonts w:ascii="Calibri" w:hAnsi="Calibri" w:cs="Calibri"/>
            <w:color w:val="000000"/>
            <w:rPrChange w:id="469" w:author="Oliveira, Bruno" w:date="2017-09-16T15:07:00Z">
              <w:rPr>
                <w:bCs/>
              </w:rPr>
            </w:rPrChange>
          </w:rPr>
          <w:instrText xml:space="preserve"> SEQ Abbildung \* ARABIC </w:instrText>
        </w:r>
      </w:ins>
      <w:r w:rsidRPr="004C0D5D">
        <w:rPr>
          <w:rFonts w:ascii="Calibri" w:hAnsi="Calibri" w:cs="Calibri"/>
          <w:color w:val="000000"/>
          <w:rPrChange w:id="470" w:author="Oliveira, Bruno" w:date="2017-09-16T15:07:00Z">
            <w:rPr>
              <w:bCs/>
            </w:rPr>
          </w:rPrChange>
        </w:rPr>
        <w:fldChar w:fldCharType="separate"/>
      </w:r>
      <w:ins w:id="471" w:author="Oliveira, Bruno" w:date="2017-09-16T15:07:00Z">
        <w:r>
          <w:rPr>
            <w:rFonts w:ascii="Calibri" w:hAnsi="Calibri" w:cs="Calibri"/>
            <w:noProof/>
            <w:color w:val="000000"/>
          </w:rPr>
          <w:t>9</w:t>
        </w:r>
        <w:r w:rsidRPr="004C0D5D">
          <w:rPr>
            <w:rFonts w:ascii="Calibri" w:hAnsi="Calibri" w:cs="Calibri"/>
            <w:color w:val="000000"/>
            <w:rPrChange w:id="472" w:author="Oliveira, Bruno" w:date="2017-09-16T15:07:00Z">
              <w:rPr>
                <w:bCs/>
              </w:rPr>
            </w:rPrChange>
          </w:rPr>
          <w:fldChar w:fldCharType="end"/>
        </w:r>
      </w:ins>
    </w:p>
    <w:p w14:paraId="754A4F72" w14:textId="66263AA1" w:rsidR="00A60F5B" w:rsidRDefault="00A60F5B" w:rsidP="00A60F5B"/>
    <w:p w14:paraId="11241239" w14:textId="77777777" w:rsidR="00336CB4" w:rsidRDefault="00336CB4" w:rsidP="00A60F5B">
      <w:pPr>
        <w:rPr>
          <w:noProof/>
        </w:rPr>
      </w:pPr>
    </w:p>
    <w:p w14:paraId="3BFADB01" w14:textId="77777777" w:rsidR="00336CB4" w:rsidRDefault="00336CB4" w:rsidP="00A60F5B">
      <w:pPr>
        <w:rPr>
          <w:noProof/>
        </w:rPr>
      </w:pPr>
    </w:p>
    <w:p w14:paraId="41639D20" w14:textId="77777777" w:rsidR="004C0D5D" w:rsidRDefault="00336CB4">
      <w:pPr>
        <w:jc w:val="center"/>
        <w:rPr>
          <w:ins w:id="473" w:author="Oliveira, Bruno" w:date="2017-09-16T15:07:00Z"/>
        </w:rPr>
        <w:pPrChange w:id="474" w:author="Oliveira, Bruno" w:date="2017-09-16T15:07:00Z">
          <w:pPr>
            <w:keepNext/>
            <w:jc w:val="center"/>
          </w:pPr>
        </w:pPrChange>
      </w:pPr>
      <w:r>
        <w:rPr>
          <w:noProof/>
          <w:lang w:eastAsia="de-DE"/>
        </w:rPr>
        <w:drawing>
          <wp:inline distT="0" distB="0" distL="0" distR="0" wp14:anchorId="7C8D39F0" wp14:editId="51F7783B">
            <wp:extent cx="5902325" cy="3279070"/>
            <wp:effectExtent l="19050" t="19050" r="22225" b="1714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2325" cy="3279070"/>
                    </a:xfrm>
                    <a:prstGeom prst="rect">
                      <a:avLst/>
                    </a:prstGeom>
                    <a:ln w="12696" cmpd="sng">
                      <a:solidFill>
                        <a:srgbClr val="000000"/>
                      </a:solidFill>
                      <a:prstDash val="solid"/>
                    </a:ln>
                  </pic:spPr>
                </pic:pic>
              </a:graphicData>
            </a:graphic>
          </wp:inline>
        </w:drawing>
      </w:r>
    </w:p>
    <w:p w14:paraId="63A41671" w14:textId="5E55AFDE" w:rsidR="00336CB4" w:rsidRPr="004C0D5D" w:rsidRDefault="004C0D5D">
      <w:pPr>
        <w:pStyle w:val="Beschriftung"/>
        <w:spacing w:line="160" w:lineRule="auto"/>
        <w:ind w:left="10"/>
        <w:jc w:val="left"/>
        <w:rPr>
          <w:rFonts w:ascii="Calibri" w:hAnsi="Calibri" w:cs="Calibri"/>
          <w:color w:val="000000"/>
          <w:rPrChange w:id="475" w:author="Oliveira, Bruno" w:date="2017-09-16T15:07:00Z">
            <w:rPr/>
          </w:rPrChange>
        </w:rPr>
        <w:pPrChange w:id="476" w:author="Oliveira, Bruno" w:date="2017-09-16T15:07:00Z">
          <w:pPr/>
        </w:pPrChange>
      </w:pPr>
      <w:ins w:id="477" w:author="Oliveira, Bruno" w:date="2017-09-16T15:07:00Z">
        <w:r w:rsidRPr="004C0D5D">
          <w:rPr>
            <w:rFonts w:ascii="Calibri" w:hAnsi="Calibri" w:cs="Calibri"/>
            <w:color w:val="000000"/>
            <w:rPrChange w:id="478" w:author="Oliveira, Bruno" w:date="2017-09-16T15:07:00Z">
              <w:rPr>
                <w:bCs/>
              </w:rPr>
            </w:rPrChange>
          </w:rPr>
          <w:t xml:space="preserve">Abbildung </w:t>
        </w:r>
        <w:r w:rsidRPr="004C0D5D">
          <w:rPr>
            <w:rFonts w:ascii="Calibri" w:hAnsi="Calibri" w:cs="Calibri"/>
            <w:color w:val="000000"/>
            <w:rPrChange w:id="479" w:author="Oliveira, Bruno" w:date="2017-09-16T15:07:00Z">
              <w:rPr>
                <w:bCs/>
              </w:rPr>
            </w:rPrChange>
          </w:rPr>
          <w:fldChar w:fldCharType="begin"/>
        </w:r>
        <w:r w:rsidRPr="004C0D5D">
          <w:rPr>
            <w:rFonts w:ascii="Calibri" w:hAnsi="Calibri" w:cs="Calibri"/>
            <w:color w:val="000000"/>
            <w:rPrChange w:id="480" w:author="Oliveira, Bruno" w:date="2017-09-16T15:07:00Z">
              <w:rPr>
                <w:bCs/>
              </w:rPr>
            </w:rPrChange>
          </w:rPr>
          <w:instrText xml:space="preserve"> SEQ Abbildung \* ARABIC </w:instrText>
        </w:r>
      </w:ins>
      <w:r w:rsidRPr="004C0D5D">
        <w:rPr>
          <w:rFonts w:ascii="Calibri" w:hAnsi="Calibri" w:cs="Calibri"/>
          <w:color w:val="000000"/>
          <w:rPrChange w:id="481" w:author="Oliveira, Bruno" w:date="2017-09-16T15:07:00Z">
            <w:rPr>
              <w:bCs/>
            </w:rPr>
          </w:rPrChange>
        </w:rPr>
        <w:fldChar w:fldCharType="separate"/>
      </w:r>
      <w:ins w:id="482" w:author="Oliveira, Bruno" w:date="2017-09-16T15:07:00Z">
        <w:r>
          <w:rPr>
            <w:rFonts w:ascii="Calibri" w:hAnsi="Calibri" w:cs="Calibri"/>
            <w:noProof/>
            <w:color w:val="000000"/>
          </w:rPr>
          <w:t>10</w:t>
        </w:r>
        <w:r w:rsidRPr="004C0D5D">
          <w:rPr>
            <w:rFonts w:ascii="Calibri" w:hAnsi="Calibri" w:cs="Calibri"/>
            <w:color w:val="000000"/>
            <w:rPrChange w:id="483" w:author="Oliveira, Bruno" w:date="2017-09-16T15:07:00Z">
              <w:rPr>
                <w:bCs/>
              </w:rPr>
            </w:rPrChange>
          </w:rPr>
          <w:fldChar w:fldCharType="end"/>
        </w:r>
      </w:ins>
    </w:p>
    <w:p w14:paraId="13439EBE" w14:textId="69035A5D" w:rsidR="00336CB4" w:rsidRDefault="00336CB4" w:rsidP="00A60F5B"/>
    <w:p w14:paraId="74584178" w14:textId="77777777" w:rsidR="00336CB4" w:rsidRDefault="00336CB4" w:rsidP="00336CB4">
      <w:pPr>
        <w:pStyle w:val="berschrift2"/>
        <w:keepLines w:val="0"/>
        <w:tabs>
          <w:tab w:val="num" w:pos="720"/>
        </w:tabs>
        <w:spacing w:before="240" w:after="60" w:line="240" w:lineRule="auto"/>
        <w:ind w:left="720" w:hanging="720"/>
        <w:jc w:val="both"/>
      </w:pPr>
      <w:bookmarkStart w:id="484" w:name="_Toc490144836"/>
      <w:bookmarkStart w:id="485" w:name="_Toc492580171"/>
      <w:r>
        <w:lastRenderedPageBreak/>
        <w:t>Monitoring und Alarmierung</w:t>
      </w:r>
      <w:bookmarkEnd w:id="484"/>
      <w:bookmarkEnd w:id="485"/>
    </w:p>
    <w:p w14:paraId="405C43BE" w14:textId="79476ADF" w:rsidR="00336CB4" w:rsidRDefault="00336CB4" w:rsidP="00336CB4">
      <w:r>
        <w:t xml:space="preserve">Es gibt mehrere </w:t>
      </w:r>
      <w:del w:id="486" w:author="Oliver Braun" w:date="2017-09-07T21:27:00Z">
        <w:r w:rsidDel="008A440B">
          <w:delText>Orte</w:delText>
        </w:r>
      </w:del>
      <w:ins w:id="487" w:author="Oliver Braun" w:date="2017-09-07T21:27:00Z">
        <w:r w:rsidR="008A440B">
          <w:t>Stellen</w:t>
        </w:r>
      </w:ins>
      <w:r>
        <w:t>, wo der aktuelle Status der QRadar-Systeme geprüft werden kann.</w:t>
      </w:r>
    </w:p>
    <w:p w14:paraId="2E9F9C01" w14:textId="77777777" w:rsidR="00336CB4" w:rsidRDefault="00336CB4" w:rsidP="00336CB4">
      <w:r>
        <w:t>Auf der Weboberfläche befindet sich im Menü die der Reiter „Messages“. Dort können verschiedene Meldungen vom System angesehen werden. Wenn beispielsweise ein Schwellenwert überschritten wird, wird man benachrichtigt, solange die E-Mail-Konfigurationen (z.B. SMTP-Server und Empfänger-Adresse) korrekt sind.</w:t>
      </w:r>
    </w:p>
    <w:p w14:paraId="4ACA75A4" w14:textId="77777777" w:rsidR="004C0D5D" w:rsidRDefault="00336CB4">
      <w:pPr>
        <w:jc w:val="center"/>
        <w:rPr>
          <w:ins w:id="488" w:author="Oliveira, Bruno" w:date="2017-09-16T15:07:00Z"/>
        </w:rPr>
        <w:pPrChange w:id="489" w:author="Oliveira, Bruno" w:date="2017-09-16T15:07:00Z">
          <w:pPr>
            <w:keepNext/>
            <w:jc w:val="center"/>
          </w:pPr>
        </w:pPrChange>
      </w:pPr>
      <w:r>
        <w:rPr>
          <w:noProof/>
          <w:lang w:eastAsia="de-DE"/>
        </w:rPr>
        <w:drawing>
          <wp:inline distT="0" distB="0" distL="0" distR="0" wp14:anchorId="1F252C70" wp14:editId="2A48C2FA">
            <wp:extent cx="5902325" cy="894292"/>
            <wp:effectExtent l="19050" t="19050" r="22225" b="2032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2325" cy="894292"/>
                    </a:xfrm>
                    <a:prstGeom prst="rect">
                      <a:avLst/>
                    </a:prstGeom>
                    <a:noFill/>
                    <a:ln w="12696" cmpd="sng">
                      <a:solidFill>
                        <a:srgbClr val="000000"/>
                      </a:solidFill>
                      <a:prstDash val="solid"/>
                    </a:ln>
                  </pic:spPr>
                </pic:pic>
              </a:graphicData>
            </a:graphic>
          </wp:inline>
        </w:drawing>
      </w:r>
    </w:p>
    <w:p w14:paraId="40AE8E35" w14:textId="08AD06D8" w:rsidR="00336CB4" w:rsidRPr="004C0D5D" w:rsidRDefault="004C0D5D">
      <w:pPr>
        <w:pStyle w:val="Beschriftung"/>
        <w:spacing w:line="160" w:lineRule="auto"/>
        <w:ind w:left="10"/>
        <w:jc w:val="left"/>
        <w:rPr>
          <w:rFonts w:ascii="Calibri" w:hAnsi="Calibri" w:cs="Calibri"/>
          <w:color w:val="000000"/>
          <w:rPrChange w:id="490" w:author="Oliveira, Bruno" w:date="2017-09-16T15:07:00Z">
            <w:rPr/>
          </w:rPrChange>
        </w:rPr>
        <w:pPrChange w:id="491" w:author="Oliveira, Bruno" w:date="2017-09-16T15:07:00Z">
          <w:pPr/>
        </w:pPrChange>
      </w:pPr>
      <w:ins w:id="492" w:author="Oliveira, Bruno" w:date="2017-09-16T15:07:00Z">
        <w:r w:rsidRPr="004C0D5D">
          <w:rPr>
            <w:rFonts w:ascii="Calibri" w:hAnsi="Calibri" w:cs="Calibri"/>
            <w:color w:val="000000"/>
            <w:rPrChange w:id="493" w:author="Oliveira, Bruno" w:date="2017-09-16T15:07:00Z">
              <w:rPr>
                <w:bCs/>
              </w:rPr>
            </w:rPrChange>
          </w:rPr>
          <w:t xml:space="preserve">Abbildung </w:t>
        </w:r>
        <w:r w:rsidRPr="004C0D5D">
          <w:rPr>
            <w:rFonts w:ascii="Calibri" w:hAnsi="Calibri" w:cs="Calibri"/>
            <w:color w:val="000000"/>
            <w:rPrChange w:id="494" w:author="Oliveira, Bruno" w:date="2017-09-16T15:07:00Z">
              <w:rPr>
                <w:bCs/>
              </w:rPr>
            </w:rPrChange>
          </w:rPr>
          <w:fldChar w:fldCharType="begin"/>
        </w:r>
        <w:r w:rsidRPr="004C0D5D">
          <w:rPr>
            <w:rFonts w:ascii="Calibri" w:hAnsi="Calibri" w:cs="Calibri"/>
            <w:color w:val="000000"/>
            <w:rPrChange w:id="495" w:author="Oliveira, Bruno" w:date="2017-09-16T15:07:00Z">
              <w:rPr>
                <w:bCs/>
              </w:rPr>
            </w:rPrChange>
          </w:rPr>
          <w:instrText xml:space="preserve"> SEQ Abbildung \* ARABIC </w:instrText>
        </w:r>
      </w:ins>
      <w:r w:rsidRPr="004C0D5D">
        <w:rPr>
          <w:rFonts w:ascii="Calibri" w:hAnsi="Calibri" w:cs="Calibri"/>
          <w:color w:val="000000"/>
          <w:rPrChange w:id="496" w:author="Oliveira, Bruno" w:date="2017-09-16T15:07:00Z">
            <w:rPr>
              <w:bCs/>
            </w:rPr>
          </w:rPrChange>
        </w:rPr>
        <w:fldChar w:fldCharType="separate"/>
      </w:r>
      <w:ins w:id="497" w:author="Oliveira, Bruno" w:date="2017-09-16T15:07:00Z">
        <w:r>
          <w:rPr>
            <w:rFonts w:ascii="Calibri" w:hAnsi="Calibri" w:cs="Calibri"/>
            <w:noProof/>
            <w:color w:val="000000"/>
          </w:rPr>
          <w:t>11</w:t>
        </w:r>
        <w:r w:rsidRPr="004C0D5D">
          <w:rPr>
            <w:rFonts w:ascii="Calibri" w:hAnsi="Calibri" w:cs="Calibri"/>
            <w:color w:val="000000"/>
            <w:rPrChange w:id="498" w:author="Oliveira, Bruno" w:date="2017-09-16T15:07:00Z">
              <w:rPr>
                <w:bCs/>
              </w:rPr>
            </w:rPrChange>
          </w:rPr>
          <w:fldChar w:fldCharType="end"/>
        </w:r>
      </w:ins>
    </w:p>
    <w:p w14:paraId="11F123E2" w14:textId="6C0368F8" w:rsidR="00336CB4" w:rsidRDefault="00336CB4" w:rsidP="00A60F5B"/>
    <w:p w14:paraId="5D106CF7" w14:textId="007CD339" w:rsidR="00336CB4" w:rsidRDefault="00336CB4" w:rsidP="00336CB4">
      <w:r>
        <w:t xml:space="preserve">Im Reiter „Admin“ unter „Global System Notifications“ kann man Schwellenwerte für bestimmte Komponenten definieren. Auf dem QRadar-System der </w:t>
      </w:r>
      <w:commentRangeStart w:id="499"/>
      <w:commentRangeStart w:id="500"/>
      <w:del w:id="501" w:author="Oliver Braun" w:date="2017-09-07T21:27:00Z">
        <w:r w:rsidDel="008A440B">
          <w:delText xml:space="preserve">Gascade </w:delText>
        </w:r>
      </w:del>
      <w:ins w:id="502" w:author="Oliver Braun" w:date="2017-09-07T21:27:00Z">
        <w:r w:rsidR="008A440B">
          <w:t xml:space="preserve">Pluscard </w:t>
        </w:r>
      </w:ins>
      <w:commentRangeEnd w:id="499"/>
      <w:ins w:id="503" w:author="Oliver Braun" w:date="2017-09-07T21:28:00Z">
        <w:r w:rsidR="008A440B">
          <w:rPr>
            <w:rStyle w:val="Kommentarzeichen"/>
          </w:rPr>
          <w:commentReference w:id="499"/>
        </w:r>
      </w:ins>
      <w:commentRangeEnd w:id="500"/>
      <w:r w:rsidR="004C0D5D">
        <w:rPr>
          <w:rStyle w:val="Kommentarzeichen"/>
        </w:rPr>
        <w:commentReference w:id="500"/>
      </w:r>
      <w:r>
        <w:t>sind Standartwerte eingetragen.</w:t>
      </w:r>
    </w:p>
    <w:p w14:paraId="0E5B0EF2" w14:textId="77777777" w:rsidR="004C0D5D" w:rsidRDefault="00336CB4">
      <w:pPr>
        <w:jc w:val="center"/>
        <w:rPr>
          <w:ins w:id="504" w:author="Oliveira, Bruno" w:date="2017-09-16T15:07:00Z"/>
        </w:rPr>
        <w:pPrChange w:id="505" w:author="Oliveira, Bruno" w:date="2017-09-16T15:07:00Z">
          <w:pPr>
            <w:keepNext/>
            <w:jc w:val="center"/>
          </w:pPr>
        </w:pPrChange>
      </w:pPr>
      <w:r>
        <w:rPr>
          <w:noProof/>
          <w:lang w:eastAsia="de-DE"/>
        </w:rPr>
        <w:drawing>
          <wp:inline distT="0" distB="0" distL="0" distR="0" wp14:anchorId="2047A017" wp14:editId="14F812C3">
            <wp:extent cx="5902325" cy="2234452"/>
            <wp:effectExtent l="19050" t="19050" r="22225" b="1397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2325" cy="2234452"/>
                    </a:xfrm>
                    <a:prstGeom prst="rect">
                      <a:avLst/>
                    </a:prstGeom>
                    <a:ln w="12696" cmpd="sng">
                      <a:solidFill>
                        <a:srgbClr val="000000"/>
                      </a:solidFill>
                      <a:prstDash val="solid"/>
                    </a:ln>
                  </pic:spPr>
                </pic:pic>
              </a:graphicData>
            </a:graphic>
          </wp:inline>
        </w:drawing>
      </w:r>
    </w:p>
    <w:p w14:paraId="59DED0BA" w14:textId="5F6BF6CA" w:rsidR="00336CB4" w:rsidRPr="004C0D5D" w:rsidRDefault="004C0D5D">
      <w:pPr>
        <w:pStyle w:val="Beschriftung"/>
        <w:spacing w:line="160" w:lineRule="auto"/>
        <w:ind w:left="10"/>
        <w:jc w:val="left"/>
        <w:rPr>
          <w:rFonts w:ascii="Calibri" w:hAnsi="Calibri" w:cs="Calibri"/>
          <w:color w:val="000000"/>
          <w:rPrChange w:id="506" w:author="Oliveira, Bruno" w:date="2017-09-16T15:07:00Z">
            <w:rPr/>
          </w:rPrChange>
        </w:rPr>
        <w:pPrChange w:id="507" w:author="Oliveira, Bruno" w:date="2017-09-16T15:07:00Z">
          <w:pPr/>
        </w:pPrChange>
      </w:pPr>
      <w:ins w:id="508" w:author="Oliveira, Bruno" w:date="2017-09-16T15:07:00Z">
        <w:r w:rsidRPr="004C0D5D">
          <w:rPr>
            <w:rFonts w:ascii="Calibri" w:hAnsi="Calibri" w:cs="Calibri"/>
            <w:color w:val="000000"/>
            <w:rPrChange w:id="509" w:author="Oliveira, Bruno" w:date="2017-09-16T15:07:00Z">
              <w:rPr>
                <w:bCs/>
              </w:rPr>
            </w:rPrChange>
          </w:rPr>
          <w:t xml:space="preserve">Abbildung </w:t>
        </w:r>
        <w:r w:rsidRPr="004C0D5D">
          <w:rPr>
            <w:rFonts w:ascii="Calibri" w:hAnsi="Calibri" w:cs="Calibri"/>
            <w:color w:val="000000"/>
            <w:rPrChange w:id="510" w:author="Oliveira, Bruno" w:date="2017-09-16T15:07:00Z">
              <w:rPr>
                <w:bCs/>
              </w:rPr>
            </w:rPrChange>
          </w:rPr>
          <w:fldChar w:fldCharType="begin"/>
        </w:r>
        <w:r w:rsidRPr="004C0D5D">
          <w:rPr>
            <w:rFonts w:ascii="Calibri" w:hAnsi="Calibri" w:cs="Calibri"/>
            <w:color w:val="000000"/>
            <w:rPrChange w:id="511" w:author="Oliveira, Bruno" w:date="2017-09-16T15:07:00Z">
              <w:rPr>
                <w:bCs/>
              </w:rPr>
            </w:rPrChange>
          </w:rPr>
          <w:instrText xml:space="preserve"> SEQ Abbildung \* ARABIC </w:instrText>
        </w:r>
      </w:ins>
      <w:r w:rsidRPr="004C0D5D">
        <w:rPr>
          <w:rFonts w:ascii="Calibri" w:hAnsi="Calibri" w:cs="Calibri"/>
          <w:color w:val="000000"/>
          <w:rPrChange w:id="512" w:author="Oliveira, Bruno" w:date="2017-09-16T15:07:00Z">
            <w:rPr>
              <w:bCs/>
            </w:rPr>
          </w:rPrChange>
        </w:rPr>
        <w:fldChar w:fldCharType="separate"/>
      </w:r>
      <w:ins w:id="513" w:author="Oliveira, Bruno" w:date="2017-09-16T15:07:00Z">
        <w:r>
          <w:rPr>
            <w:rFonts w:ascii="Calibri" w:hAnsi="Calibri" w:cs="Calibri"/>
            <w:noProof/>
            <w:color w:val="000000"/>
          </w:rPr>
          <w:t>12</w:t>
        </w:r>
        <w:r w:rsidRPr="004C0D5D">
          <w:rPr>
            <w:rFonts w:ascii="Calibri" w:hAnsi="Calibri" w:cs="Calibri"/>
            <w:color w:val="000000"/>
            <w:rPrChange w:id="514" w:author="Oliveira, Bruno" w:date="2017-09-16T15:07:00Z">
              <w:rPr>
                <w:bCs/>
              </w:rPr>
            </w:rPrChange>
          </w:rPr>
          <w:fldChar w:fldCharType="end"/>
        </w:r>
      </w:ins>
    </w:p>
    <w:p w14:paraId="4671D722" w14:textId="528C21E7" w:rsidR="00336CB4" w:rsidRDefault="00336CB4" w:rsidP="00A60F5B"/>
    <w:p w14:paraId="28F3864C" w14:textId="77777777" w:rsidR="00336CB4" w:rsidRDefault="00336CB4" w:rsidP="00336CB4">
      <w:r>
        <w:t xml:space="preserve">Im Reiter „Admin“ unter „System Health“ werden die Performance-Informationen der QRadar-System gezeigt. </w:t>
      </w:r>
    </w:p>
    <w:p w14:paraId="67992109" w14:textId="77777777" w:rsidR="004C0D5D" w:rsidRDefault="00336CB4">
      <w:pPr>
        <w:jc w:val="center"/>
        <w:rPr>
          <w:ins w:id="515" w:author="Oliveira, Bruno" w:date="2017-09-16T15:07:00Z"/>
        </w:rPr>
        <w:pPrChange w:id="516" w:author="Oliveira, Bruno" w:date="2017-09-16T15:07:00Z">
          <w:pPr>
            <w:keepNext/>
            <w:jc w:val="center"/>
          </w:pPr>
        </w:pPrChange>
      </w:pPr>
      <w:commentRangeStart w:id="517"/>
      <w:commentRangeStart w:id="518"/>
      <w:r>
        <w:rPr>
          <w:noProof/>
          <w:lang w:eastAsia="de-DE"/>
        </w:rPr>
        <w:lastRenderedPageBreak/>
        <w:drawing>
          <wp:inline distT="0" distB="0" distL="0" distR="0" wp14:anchorId="1F405C9D" wp14:editId="3B201DC4">
            <wp:extent cx="5902325" cy="4102836"/>
            <wp:effectExtent l="19050" t="19050" r="22225" b="1206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2325" cy="4102836"/>
                    </a:xfrm>
                    <a:prstGeom prst="rect">
                      <a:avLst/>
                    </a:prstGeom>
                    <a:ln w="12696" cmpd="sng">
                      <a:solidFill>
                        <a:srgbClr val="000000"/>
                      </a:solidFill>
                      <a:prstDash val="solid"/>
                    </a:ln>
                  </pic:spPr>
                </pic:pic>
              </a:graphicData>
            </a:graphic>
          </wp:inline>
        </w:drawing>
      </w:r>
      <w:commentRangeEnd w:id="517"/>
    </w:p>
    <w:p w14:paraId="56331021" w14:textId="7EBA13C2" w:rsidR="004C0D5D" w:rsidRPr="004C0D5D" w:rsidRDefault="004C0D5D">
      <w:pPr>
        <w:pStyle w:val="Beschriftung"/>
        <w:spacing w:line="160" w:lineRule="auto"/>
        <w:ind w:left="10"/>
        <w:jc w:val="left"/>
        <w:rPr>
          <w:ins w:id="519" w:author="Oliveira, Bruno" w:date="2017-09-16T15:07:00Z"/>
          <w:rFonts w:ascii="Calibri" w:hAnsi="Calibri" w:cs="Calibri"/>
          <w:color w:val="000000"/>
          <w:rPrChange w:id="520" w:author="Oliveira, Bruno" w:date="2017-09-16T15:07:00Z">
            <w:rPr>
              <w:ins w:id="521" w:author="Oliveira, Bruno" w:date="2017-09-16T15:07:00Z"/>
            </w:rPr>
          </w:rPrChange>
        </w:rPr>
        <w:pPrChange w:id="522" w:author="Oliveira, Bruno" w:date="2017-09-16T15:07:00Z">
          <w:pPr>
            <w:pStyle w:val="Beschriftung"/>
          </w:pPr>
        </w:pPrChange>
      </w:pPr>
      <w:ins w:id="523" w:author="Oliveira, Bruno" w:date="2017-09-16T15:07:00Z">
        <w:r w:rsidRPr="004C0D5D">
          <w:rPr>
            <w:rFonts w:ascii="Calibri" w:hAnsi="Calibri" w:cs="Calibri"/>
            <w:color w:val="000000"/>
            <w:rPrChange w:id="524" w:author="Oliveira, Bruno" w:date="2017-09-16T15:07:00Z">
              <w:rPr/>
            </w:rPrChange>
          </w:rPr>
          <w:t xml:space="preserve">Abbildung </w:t>
        </w:r>
        <w:r w:rsidRPr="004C0D5D">
          <w:rPr>
            <w:rFonts w:ascii="Calibri" w:hAnsi="Calibri" w:cs="Calibri"/>
            <w:color w:val="000000"/>
            <w:rPrChange w:id="525" w:author="Oliveira, Bruno" w:date="2017-09-16T15:07:00Z">
              <w:rPr/>
            </w:rPrChange>
          </w:rPr>
          <w:fldChar w:fldCharType="begin"/>
        </w:r>
        <w:r w:rsidRPr="004C0D5D">
          <w:rPr>
            <w:rFonts w:ascii="Calibri" w:hAnsi="Calibri" w:cs="Calibri"/>
            <w:color w:val="000000"/>
            <w:rPrChange w:id="526" w:author="Oliveira, Bruno" w:date="2017-09-16T15:07:00Z">
              <w:rPr/>
            </w:rPrChange>
          </w:rPr>
          <w:instrText xml:space="preserve"> SEQ Abbildung \* ARABIC </w:instrText>
        </w:r>
      </w:ins>
      <w:r w:rsidRPr="004C0D5D">
        <w:rPr>
          <w:rFonts w:ascii="Calibri" w:hAnsi="Calibri" w:cs="Calibri"/>
          <w:color w:val="000000"/>
          <w:rPrChange w:id="527" w:author="Oliveira, Bruno" w:date="2017-09-16T15:07:00Z">
            <w:rPr/>
          </w:rPrChange>
        </w:rPr>
        <w:fldChar w:fldCharType="separate"/>
      </w:r>
      <w:ins w:id="528" w:author="Oliveira, Bruno" w:date="2017-09-16T15:07:00Z">
        <w:r>
          <w:rPr>
            <w:rFonts w:ascii="Calibri" w:hAnsi="Calibri" w:cs="Calibri"/>
            <w:noProof/>
            <w:color w:val="000000"/>
          </w:rPr>
          <w:t>13</w:t>
        </w:r>
        <w:r w:rsidRPr="004C0D5D">
          <w:rPr>
            <w:rFonts w:ascii="Calibri" w:hAnsi="Calibri" w:cs="Calibri"/>
            <w:color w:val="000000"/>
            <w:rPrChange w:id="529" w:author="Oliveira, Bruno" w:date="2017-09-16T15:07:00Z">
              <w:rPr/>
            </w:rPrChange>
          </w:rPr>
          <w:fldChar w:fldCharType="end"/>
        </w:r>
      </w:ins>
    </w:p>
    <w:p w14:paraId="64FD75A7" w14:textId="6095A2F3" w:rsidR="00336CB4" w:rsidRDefault="008A440B">
      <w:pPr>
        <w:keepNext/>
        <w:jc w:val="center"/>
        <w:pPrChange w:id="530" w:author="Oliveira, Bruno" w:date="2017-09-16T15:07:00Z">
          <w:pPr/>
        </w:pPrChange>
      </w:pPr>
      <w:r>
        <w:rPr>
          <w:rStyle w:val="Kommentarzeichen"/>
        </w:rPr>
        <w:commentReference w:id="517"/>
      </w:r>
      <w:commentRangeEnd w:id="518"/>
      <w:r w:rsidR="004C0D5D">
        <w:rPr>
          <w:rStyle w:val="Kommentarzeichen"/>
        </w:rPr>
        <w:commentReference w:id="518"/>
      </w:r>
    </w:p>
    <w:p w14:paraId="23B661CC" w14:textId="77777777" w:rsidR="00336CB4" w:rsidRDefault="00336CB4" w:rsidP="00336CB4">
      <w:r>
        <w:t>Unter „System and License Management“ befindet sich der Lizenzpool. Dort können Informationen bezüglich Lizenzen abgerufen werden.</w:t>
      </w:r>
    </w:p>
    <w:p w14:paraId="441E57A4" w14:textId="77777777" w:rsidR="004C0D5D" w:rsidRDefault="00336CB4">
      <w:pPr>
        <w:jc w:val="center"/>
        <w:rPr>
          <w:ins w:id="531" w:author="Oliveira, Bruno" w:date="2017-09-16T15:07:00Z"/>
        </w:rPr>
        <w:pPrChange w:id="532" w:author="Oliveira, Bruno" w:date="2017-09-16T15:07:00Z">
          <w:pPr>
            <w:keepNext/>
            <w:jc w:val="center"/>
          </w:pPr>
        </w:pPrChange>
      </w:pPr>
      <w:commentRangeStart w:id="533"/>
      <w:r>
        <w:rPr>
          <w:noProof/>
          <w:lang w:eastAsia="de-DE"/>
        </w:rPr>
        <w:drawing>
          <wp:inline distT="0" distB="0" distL="0" distR="0" wp14:anchorId="18504B63" wp14:editId="19BD502B">
            <wp:extent cx="5902325" cy="3167101"/>
            <wp:effectExtent l="19050" t="19050" r="22225" b="1460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02325" cy="3167101"/>
                    </a:xfrm>
                    <a:prstGeom prst="rect">
                      <a:avLst/>
                    </a:prstGeom>
                    <a:ln w="12696" cmpd="sng">
                      <a:solidFill>
                        <a:srgbClr val="000000"/>
                      </a:solidFill>
                      <a:prstDash val="solid"/>
                    </a:ln>
                  </pic:spPr>
                </pic:pic>
              </a:graphicData>
            </a:graphic>
          </wp:inline>
        </w:drawing>
      </w:r>
      <w:commentRangeEnd w:id="533"/>
    </w:p>
    <w:p w14:paraId="5B150C76" w14:textId="7D473F37" w:rsidR="004C0D5D" w:rsidRPr="004C0D5D" w:rsidRDefault="004C0D5D">
      <w:pPr>
        <w:pStyle w:val="Beschriftung"/>
        <w:spacing w:line="160" w:lineRule="auto"/>
        <w:ind w:left="10"/>
        <w:jc w:val="left"/>
        <w:rPr>
          <w:ins w:id="534" w:author="Oliveira, Bruno" w:date="2017-09-16T15:07:00Z"/>
          <w:rFonts w:ascii="Calibri" w:hAnsi="Calibri" w:cs="Calibri"/>
          <w:color w:val="000000"/>
          <w:rPrChange w:id="535" w:author="Oliveira, Bruno" w:date="2017-09-16T15:07:00Z">
            <w:rPr>
              <w:ins w:id="536" w:author="Oliveira, Bruno" w:date="2017-09-16T15:07:00Z"/>
            </w:rPr>
          </w:rPrChange>
        </w:rPr>
        <w:pPrChange w:id="537" w:author="Oliveira, Bruno" w:date="2017-09-16T15:07:00Z">
          <w:pPr>
            <w:pStyle w:val="Beschriftung"/>
          </w:pPr>
        </w:pPrChange>
      </w:pPr>
      <w:ins w:id="538" w:author="Oliveira, Bruno" w:date="2017-09-16T15:07:00Z">
        <w:r w:rsidRPr="004C0D5D">
          <w:rPr>
            <w:rFonts w:ascii="Calibri" w:hAnsi="Calibri" w:cs="Calibri"/>
            <w:color w:val="000000"/>
            <w:rPrChange w:id="539" w:author="Oliveira, Bruno" w:date="2017-09-16T15:07:00Z">
              <w:rPr/>
            </w:rPrChange>
          </w:rPr>
          <w:t xml:space="preserve">Abbildung </w:t>
        </w:r>
        <w:r w:rsidRPr="004C0D5D">
          <w:rPr>
            <w:rFonts w:ascii="Calibri" w:hAnsi="Calibri" w:cs="Calibri"/>
            <w:color w:val="000000"/>
            <w:rPrChange w:id="540" w:author="Oliveira, Bruno" w:date="2017-09-16T15:07:00Z">
              <w:rPr/>
            </w:rPrChange>
          </w:rPr>
          <w:fldChar w:fldCharType="begin"/>
        </w:r>
        <w:r w:rsidRPr="004C0D5D">
          <w:rPr>
            <w:rFonts w:ascii="Calibri" w:hAnsi="Calibri" w:cs="Calibri"/>
            <w:color w:val="000000"/>
            <w:rPrChange w:id="541" w:author="Oliveira, Bruno" w:date="2017-09-16T15:07:00Z">
              <w:rPr/>
            </w:rPrChange>
          </w:rPr>
          <w:instrText xml:space="preserve"> SEQ Abbildung \* ARABIC </w:instrText>
        </w:r>
      </w:ins>
      <w:r w:rsidRPr="004C0D5D">
        <w:rPr>
          <w:rFonts w:ascii="Calibri" w:hAnsi="Calibri" w:cs="Calibri"/>
          <w:color w:val="000000"/>
          <w:rPrChange w:id="542" w:author="Oliveira, Bruno" w:date="2017-09-16T15:07:00Z">
            <w:rPr/>
          </w:rPrChange>
        </w:rPr>
        <w:fldChar w:fldCharType="separate"/>
      </w:r>
      <w:ins w:id="543" w:author="Oliveira, Bruno" w:date="2017-09-16T15:07:00Z">
        <w:r>
          <w:rPr>
            <w:rFonts w:ascii="Calibri" w:hAnsi="Calibri" w:cs="Calibri"/>
            <w:noProof/>
            <w:color w:val="000000"/>
          </w:rPr>
          <w:t>14</w:t>
        </w:r>
        <w:r w:rsidRPr="004C0D5D">
          <w:rPr>
            <w:rFonts w:ascii="Calibri" w:hAnsi="Calibri" w:cs="Calibri"/>
            <w:color w:val="000000"/>
            <w:rPrChange w:id="544" w:author="Oliveira, Bruno" w:date="2017-09-16T15:07:00Z">
              <w:rPr/>
            </w:rPrChange>
          </w:rPr>
          <w:fldChar w:fldCharType="end"/>
        </w:r>
      </w:ins>
    </w:p>
    <w:p w14:paraId="7DBA155A" w14:textId="5338C65A" w:rsidR="00336CB4" w:rsidRDefault="004C0D5D">
      <w:pPr>
        <w:keepNext/>
        <w:jc w:val="center"/>
        <w:pPrChange w:id="545" w:author="Oliveira, Bruno" w:date="2017-09-16T15:07:00Z">
          <w:pPr/>
        </w:pPrChange>
      </w:pPr>
      <w:r>
        <w:rPr>
          <w:rStyle w:val="Kommentarzeichen"/>
        </w:rPr>
        <w:commentReference w:id="533"/>
      </w:r>
    </w:p>
    <w:p w14:paraId="1C37FB79" w14:textId="7D591772" w:rsidR="00336CB4" w:rsidRDefault="00336CB4" w:rsidP="00A60F5B"/>
    <w:p w14:paraId="74B4A8E2" w14:textId="77777777" w:rsidR="00336CB4" w:rsidRDefault="00336CB4" w:rsidP="00336CB4">
      <w:pPr>
        <w:pStyle w:val="berschrift2"/>
        <w:keepLines w:val="0"/>
        <w:tabs>
          <w:tab w:val="num" w:pos="720"/>
        </w:tabs>
        <w:spacing w:before="240" w:after="60" w:line="240" w:lineRule="auto"/>
        <w:ind w:left="720" w:hanging="720"/>
        <w:jc w:val="both"/>
      </w:pPr>
      <w:bookmarkStart w:id="546" w:name="_Toc490144837"/>
      <w:bookmarkStart w:id="547" w:name="_Toc492580172"/>
      <w:r>
        <w:lastRenderedPageBreak/>
        <w:t>Maßnahmen zur Lokalisierung von Fehlern</w:t>
      </w:r>
      <w:bookmarkEnd w:id="546"/>
      <w:bookmarkEnd w:id="547"/>
    </w:p>
    <w:p w14:paraId="5C20B3A5" w14:textId="598DC1B3" w:rsidR="00336CB4" w:rsidRDefault="00336CB4" w:rsidP="00336CB4">
      <w:r>
        <w:t>Wie im vorherigen Abschnitt beschrieben wurde, es gibt mehrere Orte auf der Weboberfläche, wo ein Benutzer Information bezüglich Fehler im System ansehen kann</w:t>
      </w:r>
      <w:commentRangeStart w:id="548"/>
      <w:commentRangeStart w:id="549"/>
      <w:r>
        <w:t>.</w:t>
      </w:r>
      <w:ins w:id="550" w:author="Oliveira, Bruno" w:date="2017-09-16T15:04:00Z">
        <w:r w:rsidR="004C0D5D">
          <w:t xml:space="preserve"> Darüber hinaus können interne Protokolldaten von QRadar für Support-Zwecke über die Weboberfläche unter „System and License Management“ heruntergeladen werden.</w:t>
        </w:r>
      </w:ins>
      <w:r>
        <w:t xml:space="preserve"> Außerdem ist es möglich, interne Protokolldaten von QRadar anzuschauen. Dafür ist eine Console-Verbindung über SSH erforderlich</w:t>
      </w:r>
      <w:commentRangeEnd w:id="548"/>
      <w:r w:rsidR="008A440B">
        <w:rPr>
          <w:rStyle w:val="Kommentarzeichen"/>
        </w:rPr>
        <w:commentReference w:id="548"/>
      </w:r>
      <w:commentRangeEnd w:id="549"/>
      <w:r w:rsidR="004C0D5D">
        <w:rPr>
          <w:rStyle w:val="Kommentarzeichen"/>
        </w:rPr>
        <w:commentReference w:id="549"/>
      </w:r>
      <w:r>
        <w:t>. Wichtige Log-Dateien sind:</w:t>
      </w:r>
    </w:p>
    <w:p w14:paraId="6D98B6BA" w14:textId="77777777" w:rsidR="00336CB4" w:rsidRDefault="00336CB4" w:rsidP="00336CB4">
      <w:pPr>
        <w:pStyle w:val="Listenabsatz"/>
        <w:numPr>
          <w:ilvl w:val="0"/>
          <w:numId w:val="17"/>
        </w:numPr>
        <w:spacing w:before="60" w:after="60" w:line="240" w:lineRule="auto"/>
        <w:jc w:val="both"/>
      </w:pPr>
      <w:commentRangeStart w:id="551"/>
      <w:commentRangeStart w:id="552"/>
      <w:r w:rsidRPr="00612EF9">
        <w:t>/var/log/qradar.log</w:t>
      </w:r>
    </w:p>
    <w:p w14:paraId="16A6EC18" w14:textId="77777777" w:rsidR="00336CB4" w:rsidRDefault="00336CB4" w:rsidP="00336CB4">
      <w:pPr>
        <w:pStyle w:val="Listenabsatz"/>
        <w:numPr>
          <w:ilvl w:val="0"/>
          <w:numId w:val="17"/>
        </w:numPr>
        <w:spacing w:before="60" w:after="60" w:line="240" w:lineRule="auto"/>
        <w:jc w:val="both"/>
      </w:pPr>
      <w:r>
        <w:t>/var/log/qradar.error</w:t>
      </w:r>
    </w:p>
    <w:p w14:paraId="1CBC0533" w14:textId="77777777" w:rsidR="00336CB4" w:rsidRDefault="00336CB4" w:rsidP="00336CB4">
      <w:pPr>
        <w:pStyle w:val="Listenabsatz"/>
        <w:numPr>
          <w:ilvl w:val="0"/>
          <w:numId w:val="17"/>
        </w:numPr>
        <w:spacing w:before="60" w:after="60" w:line="240" w:lineRule="auto"/>
        <w:jc w:val="both"/>
      </w:pPr>
      <w:r>
        <w:t>/var/log/qradar-sql.log</w:t>
      </w:r>
    </w:p>
    <w:p w14:paraId="74203D02" w14:textId="77777777" w:rsidR="00336CB4" w:rsidRDefault="00336CB4" w:rsidP="00336CB4">
      <w:pPr>
        <w:pStyle w:val="Listenabsatz"/>
        <w:numPr>
          <w:ilvl w:val="0"/>
          <w:numId w:val="17"/>
        </w:numPr>
        <w:spacing w:before="60" w:after="60" w:line="240" w:lineRule="auto"/>
        <w:jc w:val="both"/>
      </w:pPr>
      <w:r>
        <w:t>/opt/tomcat6/catalina.out</w:t>
      </w:r>
    </w:p>
    <w:p w14:paraId="13D15A82" w14:textId="77777777" w:rsidR="00336CB4" w:rsidRPr="00612EF9" w:rsidRDefault="00336CB4" w:rsidP="00336CB4">
      <w:pPr>
        <w:pStyle w:val="Listenabsatz"/>
        <w:numPr>
          <w:ilvl w:val="0"/>
          <w:numId w:val="17"/>
        </w:numPr>
        <w:spacing w:before="60" w:after="60" w:line="240" w:lineRule="auto"/>
        <w:jc w:val="both"/>
      </w:pPr>
      <w:r>
        <w:t>/var/log/qflow.debug</w:t>
      </w:r>
      <w:commentRangeEnd w:id="551"/>
      <w:r w:rsidR="008A440B">
        <w:rPr>
          <w:rStyle w:val="Kommentarzeichen"/>
        </w:rPr>
        <w:commentReference w:id="551"/>
      </w:r>
      <w:commentRangeEnd w:id="552"/>
      <w:r w:rsidR="004C0D5D">
        <w:rPr>
          <w:rStyle w:val="Kommentarzeichen"/>
        </w:rPr>
        <w:commentReference w:id="552"/>
      </w:r>
    </w:p>
    <w:p w14:paraId="5DE56454" w14:textId="77777777" w:rsidR="00336CB4" w:rsidRPr="00A60F5B" w:rsidRDefault="00336CB4" w:rsidP="00A60F5B"/>
    <w:p w14:paraId="55DE3301" w14:textId="6B10C36F" w:rsidR="00C76F18" w:rsidRDefault="00C76F18" w:rsidP="00C76F18">
      <w:pPr>
        <w:pStyle w:val="berschrift1"/>
      </w:pPr>
      <w:bookmarkStart w:id="553" w:name="_Toc492580173"/>
      <w:r>
        <w:lastRenderedPageBreak/>
        <w:t>Use Cases und Regeln</w:t>
      </w:r>
      <w:bookmarkEnd w:id="553"/>
    </w:p>
    <w:p w14:paraId="008929B9" w14:textId="1764EE83" w:rsidR="00C76F18" w:rsidRDefault="00C76F18" w:rsidP="00C76F18">
      <w:pPr>
        <w:pStyle w:val="berschrift1"/>
      </w:pPr>
      <w:bookmarkStart w:id="554" w:name="_Toc492580174"/>
      <w:r>
        <w:lastRenderedPageBreak/>
        <w:t>Wartungsmaßnahmen</w:t>
      </w:r>
      <w:bookmarkEnd w:id="554"/>
    </w:p>
    <w:p w14:paraId="0495CEEE" w14:textId="3D6DE8AF" w:rsidR="00C76F18" w:rsidRDefault="00C76F18" w:rsidP="00C76F18">
      <w:pPr>
        <w:pStyle w:val="berschrift1"/>
        <w:rPr>
          <w:color w:val="auto"/>
          <w:sz w:val="28"/>
          <w:szCs w:val="26"/>
        </w:rPr>
      </w:pPr>
      <w:bookmarkStart w:id="555" w:name="_Toc492580175"/>
      <w:r>
        <w:lastRenderedPageBreak/>
        <w:t>Glossar</w:t>
      </w:r>
      <w:bookmarkEnd w:id="555"/>
    </w:p>
    <w:p w14:paraId="161ECBE5" w14:textId="77777777" w:rsidR="00C76F18" w:rsidRPr="00C76F18" w:rsidRDefault="00C76F18" w:rsidP="00C76F18"/>
    <w:p w14:paraId="7D266C8F" w14:textId="77777777" w:rsidR="00C76F18" w:rsidRPr="00C76F18" w:rsidRDefault="00C76F18" w:rsidP="00C76F18"/>
    <w:p w14:paraId="0DA5D961" w14:textId="77777777" w:rsidR="00C76F18" w:rsidRPr="00C76F18" w:rsidRDefault="00C76F18" w:rsidP="00C76F18"/>
    <w:p w14:paraId="69D7EF3A" w14:textId="77777777" w:rsidR="00C76F18" w:rsidRPr="00C76F18" w:rsidRDefault="00C76F18" w:rsidP="00C76F18"/>
    <w:p w14:paraId="59FA4718" w14:textId="77777777" w:rsidR="00C76F18" w:rsidRPr="00C76F18" w:rsidRDefault="00C76F18" w:rsidP="00C76F18"/>
    <w:p w14:paraId="0B5A9C15" w14:textId="7F6EDFF2" w:rsidR="00C76F18" w:rsidRDefault="00C76F18" w:rsidP="00C76F18">
      <w:pPr>
        <w:pStyle w:val="berschrift1"/>
        <w:rPr>
          <w:ins w:id="556" w:author="Oliveira, Bruno" w:date="2017-09-16T15:06:00Z"/>
        </w:rPr>
      </w:pPr>
      <w:bookmarkStart w:id="557" w:name="_Toc492580176"/>
      <w:commentRangeStart w:id="558"/>
      <w:del w:id="559" w:author="Oliveira, Bruno" w:date="2017-09-16T15:06:00Z">
        <w:r w:rsidDel="004C0D5D">
          <w:lastRenderedPageBreak/>
          <w:delText>Anleitung</w:delText>
        </w:r>
        <w:bookmarkEnd w:id="557"/>
        <w:commentRangeEnd w:id="558"/>
        <w:r w:rsidR="000769BD" w:rsidDel="004C0D5D">
          <w:rPr>
            <w:rStyle w:val="Kommentarzeichen"/>
            <w:rFonts w:asciiTheme="minorHAnsi" w:eastAsiaTheme="minorHAnsi" w:hAnsiTheme="minorHAnsi" w:cstheme="minorBidi"/>
            <w:b w:val="0"/>
            <w:bCs w:val="0"/>
            <w:color w:val="auto"/>
          </w:rPr>
          <w:commentReference w:id="558"/>
        </w:r>
      </w:del>
      <w:ins w:id="560" w:author="Oliveira, Bruno" w:date="2017-09-16T15:06:00Z">
        <w:r w:rsidR="004C0D5D">
          <w:t>Anhang</w:t>
        </w:r>
      </w:ins>
    </w:p>
    <w:p w14:paraId="6DBA407A" w14:textId="4AFAD4D1" w:rsidR="004C0D5D" w:rsidRDefault="004C0D5D">
      <w:pPr>
        <w:pStyle w:val="berschrift2"/>
        <w:rPr>
          <w:ins w:id="561" w:author="Oliveira, Bruno" w:date="2017-09-16T15:06:00Z"/>
        </w:rPr>
        <w:pPrChange w:id="562" w:author="Oliveira, Bruno" w:date="2017-09-16T15:06:00Z">
          <w:pPr>
            <w:pStyle w:val="berschrift1"/>
          </w:pPr>
        </w:pPrChange>
      </w:pPr>
      <w:ins w:id="563" w:author="Oliveira, Bruno" w:date="2017-09-16T15:06:00Z">
        <w:r>
          <w:t>Wincollect-Anleitung</w:t>
        </w:r>
      </w:ins>
    </w:p>
    <w:p w14:paraId="5B924744" w14:textId="77777777" w:rsidR="004C0D5D" w:rsidRPr="004C0D5D" w:rsidRDefault="004C0D5D">
      <w:pPr>
        <w:rPr>
          <w:rPrChange w:id="564" w:author="Oliveira, Bruno" w:date="2017-09-16T15:06:00Z">
            <w:rPr>
              <w:color w:val="auto"/>
              <w:sz w:val="28"/>
              <w:szCs w:val="26"/>
            </w:rPr>
          </w:rPrChange>
        </w:rPr>
        <w:pPrChange w:id="565" w:author="Oliveira, Bruno" w:date="2017-09-16T15:06:00Z">
          <w:pPr>
            <w:pStyle w:val="berschrift1"/>
          </w:pPr>
        </w:pPrChange>
      </w:pPr>
    </w:p>
    <w:p w14:paraId="3591BFFB" w14:textId="77777777" w:rsidR="00BE3606" w:rsidRPr="00BE3606" w:rsidRDefault="00BE3606" w:rsidP="00BE3606"/>
    <w:p w14:paraId="7B2B7B37" w14:textId="1A3B385B" w:rsidR="00531A60" w:rsidRDefault="00531A60" w:rsidP="00531A60"/>
    <w:p w14:paraId="306FCEC0" w14:textId="77777777" w:rsidR="00AB63C3" w:rsidRDefault="00531A60" w:rsidP="004C0D5D">
      <w:pPr>
        <w:jc w:val="center"/>
      </w:pPr>
      <w:r>
        <w:rPr>
          <w:sz w:val="32"/>
        </w:rPr>
        <w:t xml:space="preserve">Dieses Dokument beschreibt die </w:t>
      </w:r>
      <w:r w:rsidRPr="00AD6E69">
        <w:rPr>
          <w:sz w:val="32"/>
        </w:rPr>
        <w:t>Installation von dem Wincollect-Agenten</w:t>
      </w:r>
      <w:r w:rsidR="0032299A">
        <w:rPr>
          <w:sz w:val="32"/>
        </w:rPr>
        <w:t xml:space="preserve"> 7.2.6</w:t>
      </w:r>
      <w:r w:rsidRPr="00AD6E69">
        <w:rPr>
          <w:sz w:val="32"/>
        </w:rPr>
        <w:t xml:space="preserve"> im Stand-Alone Modus.</w:t>
      </w:r>
      <w:r w:rsidR="00934E9E">
        <w:rPr>
          <w:sz w:val="32"/>
        </w:rPr>
        <w:t xml:space="preserve"> In diesem Modus schickt der Wincollect-Agent Events an QRadar über TCP/UDP 514 oder TLS über den Port 6514. Es besteht auch die Möglichkeit, Events von anderen Windows-Systemen</w:t>
      </w:r>
      <w:r w:rsidR="00CC3E03">
        <w:rPr>
          <w:sz w:val="32"/>
        </w:rPr>
        <w:t xml:space="preserve"> mittels Wincollect Configuration Console</w:t>
      </w:r>
      <w:r w:rsidR="00934E9E">
        <w:rPr>
          <w:sz w:val="32"/>
        </w:rPr>
        <w:t xml:space="preserve"> </w:t>
      </w:r>
      <w:r w:rsidR="00CC3E03">
        <w:rPr>
          <w:sz w:val="32"/>
        </w:rPr>
        <w:t>ab</w:t>
      </w:r>
      <w:r w:rsidR="00934E9E">
        <w:rPr>
          <w:sz w:val="32"/>
        </w:rPr>
        <w:t>zu</w:t>
      </w:r>
      <w:r w:rsidR="00CC3E03">
        <w:rPr>
          <w:sz w:val="32"/>
        </w:rPr>
        <w:t>rufen</w:t>
      </w:r>
      <w:r w:rsidR="00934E9E">
        <w:rPr>
          <w:sz w:val="32"/>
        </w:rPr>
        <w:t xml:space="preserve"> und sie zu speichern, falls die Kommunikation mit QRadar vorübergehend unterbrochen wird. </w:t>
      </w:r>
      <w:r w:rsidR="00CC3E03">
        <w:rPr>
          <w:sz w:val="32"/>
        </w:rPr>
        <w:br/>
      </w:r>
      <w:r w:rsidR="00CC3E03">
        <w:rPr>
          <w:sz w:val="32"/>
        </w:rPr>
        <w:br/>
      </w:r>
      <w:r w:rsidR="00CC3E03">
        <w:rPr>
          <w:noProof/>
          <w:lang w:eastAsia="de-DE"/>
        </w:rPr>
        <w:drawing>
          <wp:inline distT="0" distB="0" distL="0" distR="0" wp14:anchorId="259A20E2" wp14:editId="449F0F89">
            <wp:extent cx="5902325" cy="1619540"/>
            <wp:effectExtent l="19050" t="19050" r="22225" b="190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02325" cy="1619540"/>
                    </a:xfrm>
                    <a:prstGeom prst="rect">
                      <a:avLst/>
                    </a:prstGeom>
                    <a:ln w="12696" cmpd="sng">
                      <a:solidFill>
                        <a:srgbClr val="000000"/>
                      </a:solidFill>
                      <a:prstDash val="solid"/>
                    </a:ln>
                  </pic:spPr>
                </pic:pic>
              </a:graphicData>
            </a:graphic>
          </wp:inline>
        </w:drawing>
      </w:r>
    </w:p>
    <w:p w14:paraId="6B16825B" w14:textId="454266F3" w:rsidR="00531A60" w:rsidRPr="004C0D5D" w:rsidRDefault="00AB63C3" w:rsidP="004C0D5D">
      <w:pPr>
        <w:pStyle w:val="Beschriftung"/>
        <w:spacing w:line="160" w:lineRule="auto"/>
        <w:ind w:left="10"/>
        <w:jc w:val="left"/>
        <w:rPr>
          <w:rFonts w:ascii="Calibri" w:hAnsi="Calibri" w:cs="Calibri"/>
          <w:color w:val="000000"/>
          <w:lang w:val="en-US"/>
        </w:rPr>
      </w:pPr>
      <w:r w:rsidRPr="004C0D5D">
        <w:rPr>
          <w:rFonts w:ascii="Calibri" w:hAnsi="Calibri" w:cs="Calibri"/>
          <w:color w:val="000000"/>
          <w:lang w:val="en-US"/>
        </w:rPr>
        <w:t xml:space="preserve">Abbildung </w:t>
      </w:r>
      <w:r w:rsidRPr="004C0D5D">
        <w:rPr>
          <w:rFonts w:ascii="Calibri" w:hAnsi="Calibri" w:cs="Calibri"/>
          <w:color w:val="000000"/>
        </w:rPr>
        <w:fldChar w:fldCharType="begin"/>
      </w:r>
      <w:r w:rsidRPr="004C0D5D">
        <w:rPr>
          <w:rFonts w:ascii="Calibri" w:hAnsi="Calibri" w:cs="Calibri"/>
          <w:color w:val="000000"/>
          <w:lang w:val="en-US"/>
        </w:rPr>
        <w:instrText xml:space="preserve"> SEQ Abbildung \* ARABIC </w:instrText>
      </w:r>
      <w:r w:rsidRPr="004C0D5D">
        <w:rPr>
          <w:rFonts w:ascii="Calibri" w:hAnsi="Calibri" w:cs="Calibri"/>
          <w:color w:val="000000"/>
          <w:rPrChange w:id="566" w:author="Oliveira, Bruno" w:date="2017-09-16T15:07:00Z">
            <w:rPr>
              <w:rFonts w:ascii="Calibri" w:hAnsi="Calibri" w:cs="Calibri"/>
              <w:color w:val="000000"/>
            </w:rPr>
          </w:rPrChange>
        </w:rPr>
        <w:fldChar w:fldCharType="separate"/>
      </w:r>
      <w:ins w:id="567" w:author="Oliveira, Bruno" w:date="2017-09-16T15:07:00Z">
        <w:r w:rsidR="004C0D5D">
          <w:rPr>
            <w:rFonts w:ascii="Calibri" w:hAnsi="Calibri" w:cs="Calibri"/>
            <w:noProof/>
            <w:color w:val="000000"/>
            <w:lang w:val="en-US"/>
          </w:rPr>
          <w:t>15</w:t>
        </w:r>
      </w:ins>
      <w:del w:id="568" w:author="Oliveira, Bruno" w:date="2017-09-16T15:07:00Z">
        <w:r w:rsidR="0083302E" w:rsidRPr="004C0D5D" w:rsidDel="004C0D5D">
          <w:rPr>
            <w:rFonts w:ascii="Calibri" w:hAnsi="Calibri" w:cs="Calibri"/>
            <w:noProof/>
            <w:color w:val="000000"/>
            <w:lang w:val="en-US"/>
          </w:rPr>
          <w:delText>1</w:delText>
        </w:r>
      </w:del>
      <w:r w:rsidRPr="004C0D5D">
        <w:rPr>
          <w:rFonts w:ascii="Calibri" w:hAnsi="Calibri" w:cs="Calibri"/>
          <w:color w:val="000000"/>
        </w:rPr>
        <w:fldChar w:fldCharType="end"/>
      </w:r>
    </w:p>
    <w:p w14:paraId="5993CBE0" w14:textId="030F5E40" w:rsidR="00531A60" w:rsidRPr="00860E7C" w:rsidRDefault="00531A60" w:rsidP="00531A60">
      <w:pPr>
        <w:rPr>
          <w:sz w:val="32"/>
          <w:lang w:val="en-US"/>
        </w:rPr>
      </w:pPr>
      <w:r w:rsidRPr="00860E7C">
        <w:rPr>
          <w:sz w:val="32"/>
          <w:lang w:val="en-US"/>
        </w:rPr>
        <w:t xml:space="preserve">    </w:t>
      </w:r>
      <w:r w:rsidRPr="00860E7C">
        <w:rPr>
          <w:sz w:val="32"/>
          <w:lang w:val="en-US"/>
        </w:rPr>
        <w:br/>
        <w:t>Download-Links:</w:t>
      </w:r>
    </w:p>
    <w:p w14:paraId="08CEBAD9" w14:textId="44C30468" w:rsidR="00531A60" w:rsidRPr="00860E7C" w:rsidRDefault="00531A60" w:rsidP="00531A60">
      <w:pPr>
        <w:rPr>
          <w:sz w:val="32"/>
          <w:lang w:val="en-US"/>
        </w:rPr>
      </w:pPr>
      <w:r w:rsidRPr="00860E7C">
        <w:rPr>
          <w:sz w:val="32"/>
          <w:lang w:val="en-US"/>
        </w:rPr>
        <w:tab/>
        <w:t>-</w:t>
      </w:r>
      <w:r w:rsidR="00B0118C" w:rsidRPr="00860E7C">
        <w:rPr>
          <w:sz w:val="32"/>
          <w:lang w:val="en-US"/>
        </w:rPr>
        <w:t>Patch Installer und Configuration Console</w:t>
      </w:r>
    </w:p>
    <w:p w14:paraId="7DE2DD73" w14:textId="70B545E3" w:rsidR="00531A60" w:rsidRPr="00860E7C" w:rsidRDefault="00531A60" w:rsidP="00531A60">
      <w:pPr>
        <w:rPr>
          <w:sz w:val="32"/>
          <w:lang w:val="en-US"/>
        </w:rPr>
      </w:pPr>
      <w:r w:rsidRPr="00860E7C">
        <w:rPr>
          <w:sz w:val="32"/>
          <w:lang w:val="en-US"/>
        </w:rPr>
        <w:tab/>
      </w:r>
      <w:r w:rsidRPr="00860E7C">
        <w:rPr>
          <w:sz w:val="32"/>
          <w:lang w:val="en-US"/>
        </w:rPr>
        <w:tab/>
      </w:r>
      <w:hyperlink r:id="rId31" w:history="1">
        <w:r w:rsidR="00B0118C" w:rsidRPr="00860E7C">
          <w:rPr>
            <w:rStyle w:val="Hyperlink"/>
            <w:sz w:val="32"/>
            <w:lang w:val="en-US"/>
          </w:rPr>
          <w:t>https://sva-de.sharefile.eu/d-s870a668779f471f9</w:t>
        </w:r>
      </w:hyperlink>
    </w:p>
    <w:p w14:paraId="03567955" w14:textId="637B7CCD" w:rsidR="00531A60" w:rsidRPr="00860E7C" w:rsidRDefault="00531A60" w:rsidP="00531A60">
      <w:pPr>
        <w:rPr>
          <w:sz w:val="32"/>
          <w:lang w:val="en-US"/>
        </w:rPr>
      </w:pPr>
      <w:r w:rsidRPr="00860E7C">
        <w:rPr>
          <w:sz w:val="32"/>
          <w:lang w:val="en-US"/>
        </w:rPr>
        <w:tab/>
      </w:r>
      <w:r w:rsidRPr="00860E7C">
        <w:rPr>
          <w:sz w:val="32"/>
          <w:lang w:val="en-US"/>
        </w:rPr>
        <w:tab/>
        <w:t xml:space="preserve">MD5 Hash: </w:t>
      </w:r>
      <w:r w:rsidR="001D31A8" w:rsidRPr="00860E7C">
        <w:rPr>
          <w:sz w:val="32"/>
          <w:lang w:val="en-US"/>
        </w:rPr>
        <w:t>365f5dcc9817faf0ae94ba70f432457b</w:t>
      </w:r>
    </w:p>
    <w:p w14:paraId="27796701" w14:textId="77777777" w:rsidR="00531A60" w:rsidRPr="00860E7C" w:rsidRDefault="00531A60" w:rsidP="00531A60">
      <w:pPr>
        <w:rPr>
          <w:sz w:val="32"/>
          <w:lang w:val="en-US"/>
        </w:rPr>
      </w:pPr>
    </w:p>
    <w:p w14:paraId="777162E2" w14:textId="53825646" w:rsidR="00531A60" w:rsidRPr="00860E7C" w:rsidRDefault="00531A60" w:rsidP="00531A60">
      <w:pPr>
        <w:rPr>
          <w:sz w:val="32"/>
          <w:lang w:val="en-US"/>
        </w:rPr>
      </w:pPr>
      <w:r w:rsidRPr="00860E7C">
        <w:rPr>
          <w:sz w:val="32"/>
          <w:lang w:val="en-US"/>
        </w:rPr>
        <w:tab/>
        <w:t>-X64-Version</w:t>
      </w:r>
    </w:p>
    <w:p w14:paraId="6A70EAF2" w14:textId="70A564D2" w:rsidR="00531A60" w:rsidRPr="00860E7C" w:rsidRDefault="00531A60" w:rsidP="00531A60">
      <w:pPr>
        <w:rPr>
          <w:sz w:val="32"/>
          <w:lang w:val="en-US"/>
        </w:rPr>
      </w:pPr>
      <w:r w:rsidRPr="00860E7C">
        <w:rPr>
          <w:sz w:val="32"/>
          <w:lang w:val="en-US"/>
        </w:rPr>
        <w:tab/>
      </w:r>
      <w:r w:rsidRPr="00860E7C">
        <w:rPr>
          <w:sz w:val="32"/>
          <w:lang w:val="en-US"/>
        </w:rPr>
        <w:tab/>
      </w:r>
      <w:hyperlink r:id="rId32" w:history="1">
        <w:r w:rsidR="00153630" w:rsidRPr="00860E7C">
          <w:rPr>
            <w:rStyle w:val="Hyperlink"/>
            <w:sz w:val="32"/>
            <w:lang w:val="en-US"/>
          </w:rPr>
          <w:t>https://sva-de.sharefile.eu/d-s66f87db51b24fe08</w:t>
        </w:r>
      </w:hyperlink>
    </w:p>
    <w:p w14:paraId="0C5089CA" w14:textId="2123B254" w:rsidR="00531A60" w:rsidRDefault="00531A60" w:rsidP="00531A60">
      <w:pPr>
        <w:rPr>
          <w:sz w:val="32"/>
        </w:rPr>
      </w:pPr>
      <w:r w:rsidRPr="00860E7C">
        <w:rPr>
          <w:sz w:val="32"/>
          <w:lang w:val="en-US"/>
        </w:rPr>
        <w:tab/>
      </w:r>
      <w:r w:rsidRPr="00860E7C">
        <w:rPr>
          <w:sz w:val="32"/>
          <w:lang w:val="en-US"/>
        </w:rPr>
        <w:tab/>
      </w:r>
      <w:r w:rsidRPr="00531A60">
        <w:rPr>
          <w:sz w:val="32"/>
        </w:rPr>
        <w:t xml:space="preserve">MD5 Hash: </w:t>
      </w:r>
      <w:r w:rsidR="001D31A8" w:rsidRPr="001D31A8">
        <w:rPr>
          <w:sz w:val="32"/>
        </w:rPr>
        <w:t>2c8ee7ca91fc34e1e33d042c8ac8a6f9</w:t>
      </w:r>
    </w:p>
    <w:p w14:paraId="16014318" w14:textId="77777777" w:rsidR="00531A60" w:rsidRDefault="00531A60" w:rsidP="003A19CC">
      <w:pPr>
        <w:pStyle w:val="Listenabsatz"/>
      </w:pPr>
      <w:r>
        <w:t>Führen Sie das Installationsprogramm (X86 oder X64) aus.</w:t>
      </w:r>
    </w:p>
    <w:p w14:paraId="4977A6B7" w14:textId="3609A27F" w:rsidR="00531A60" w:rsidRPr="00AD6E69" w:rsidRDefault="00531A60" w:rsidP="003A19CC">
      <w:pPr>
        <w:pStyle w:val="Listenabsatz"/>
      </w:pPr>
      <w:r>
        <w:lastRenderedPageBreak/>
        <w:t>Klicken Sie auf „Next“</w:t>
      </w:r>
      <w:r w:rsidR="00DC7382">
        <w:t>.</w:t>
      </w:r>
    </w:p>
    <w:p w14:paraId="0E43A0C3" w14:textId="77777777" w:rsidR="00531A60" w:rsidRDefault="00531A60" w:rsidP="00531A60"/>
    <w:p w14:paraId="077A9714" w14:textId="77777777" w:rsidR="00637799" w:rsidRDefault="00531A60" w:rsidP="004C0D5D">
      <w:pPr>
        <w:jc w:val="center"/>
      </w:pPr>
      <w:r>
        <w:rPr>
          <w:noProof/>
          <w:lang w:eastAsia="de-DE"/>
        </w:rPr>
        <w:drawing>
          <wp:inline distT="0" distB="0" distL="0" distR="0" wp14:anchorId="6D215964" wp14:editId="5E55C936">
            <wp:extent cx="5902325" cy="4534713"/>
            <wp:effectExtent l="19050" t="19050" r="22225" b="184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2325" cy="4534713"/>
                    </a:xfrm>
                    <a:prstGeom prst="rect">
                      <a:avLst/>
                    </a:prstGeom>
                    <a:ln w="12696" cmpd="sng">
                      <a:solidFill>
                        <a:srgbClr val="000000"/>
                      </a:solidFill>
                      <a:prstDash val="solid"/>
                    </a:ln>
                  </pic:spPr>
                </pic:pic>
              </a:graphicData>
            </a:graphic>
          </wp:inline>
        </w:drawing>
      </w:r>
    </w:p>
    <w:p w14:paraId="537B09FE" w14:textId="22F92EB6" w:rsidR="00531A60" w:rsidRPr="004C0D5D" w:rsidRDefault="00637799" w:rsidP="004C0D5D">
      <w:pPr>
        <w:pStyle w:val="Beschriftung"/>
        <w:spacing w:line="160" w:lineRule="auto"/>
        <w:ind w:left="10"/>
        <w:jc w:val="left"/>
        <w:rPr>
          <w:rFonts w:ascii="Calibri" w:hAnsi="Calibri" w:cs="Calibri"/>
          <w:color w:val="000000"/>
        </w:rPr>
      </w:pPr>
      <w:r w:rsidRPr="004C0D5D">
        <w:rPr>
          <w:rFonts w:ascii="Calibri" w:hAnsi="Calibri" w:cs="Calibri"/>
          <w:color w:val="000000"/>
        </w:rPr>
        <w:t xml:space="preserve">Abbildung </w:t>
      </w:r>
      <w:r w:rsidRPr="004C0D5D">
        <w:rPr>
          <w:rFonts w:ascii="Calibri" w:hAnsi="Calibri" w:cs="Calibri"/>
          <w:color w:val="000000"/>
        </w:rPr>
        <w:fldChar w:fldCharType="begin"/>
      </w:r>
      <w:r w:rsidRPr="004C0D5D">
        <w:rPr>
          <w:rFonts w:ascii="Calibri" w:hAnsi="Calibri" w:cs="Calibri"/>
          <w:color w:val="000000"/>
        </w:rPr>
        <w:instrText xml:space="preserve"> SEQ Abbildung \* ARABIC </w:instrText>
      </w:r>
      <w:r w:rsidRPr="004C0D5D">
        <w:rPr>
          <w:rFonts w:ascii="Calibri" w:hAnsi="Calibri" w:cs="Calibri"/>
          <w:color w:val="000000"/>
          <w:rPrChange w:id="569" w:author="Oliveira, Bruno" w:date="2017-09-16T15:07:00Z">
            <w:rPr>
              <w:rFonts w:ascii="Calibri" w:hAnsi="Calibri" w:cs="Calibri"/>
              <w:color w:val="000000"/>
            </w:rPr>
          </w:rPrChange>
        </w:rPr>
        <w:fldChar w:fldCharType="separate"/>
      </w:r>
      <w:ins w:id="570" w:author="Oliveira, Bruno" w:date="2017-09-16T15:07:00Z">
        <w:r w:rsidR="004C0D5D">
          <w:rPr>
            <w:rFonts w:ascii="Calibri" w:hAnsi="Calibri" w:cs="Calibri"/>
            <w:noProof/>
            <w:color w:val="000000"/>
          </w:rPr>
          <w:t>16</w:t>
        </w:r>
      </w:ins>
      <w:del w:id="571" w:author="Oliveira, Bruno" w:date="2017-09-16T15:07:00Z">
        <w:r w:rsidR="0083302E" w:rsidRPr="004C0D5D" w:rsidDel="004C0D5D">
          <w:rPr>
            <w:rFonts w:ascii="Calibri" w:hAnsi="Calibri" w:cs="Calibri"/>
            <w:noProof/>
            <w:color w:val="000000"/>
          </w:rPr>
          <w:delText>2</w:delText>
        </w:r>
      </w:del>
      <w:r w:rsidRPr="004C0D5D">
        <w:rPr>
          <w:rFonts w:ascii="Calibri" w:hAnsi="Calibri" w:cs="Calibri"/>
          <w:color w:val="000000"/>
        </w:rPr>
        <w:fldChar w:fldCharType="end"/>
      </w:r>
    </w:p>
    <w:p w14:paraId="323B351C" w14:textId="2C96691E" w:rsidR="00531A60" w:rsidRPr="00AD6E69" w:rsidRDefault="00531A60" w:rsidP="003A19CC">
      <w:pPr>
        <w:pStyle w:val="Listenabsatz"/>
      </w:pPr>
      <w:r>
        <w:t>Klicken Sie auf „Next“</w:t>
      </w:r>
      <w:r w:rsidR="00DC7382">
        <w:t>.</w:t>
      </w:r>
    </w:p>
    <w:p w14:paraId="247132DD" w14:textId="77777777" w:rsidR="00531A60" w:rsidRDefault="00531A60" w:rsidP="00D4510A">
      <w:pPr>
        <w:ind w:left="720"/>
      </w:pPr>
    </w:p>
    <w:p w14:paraId="25B90AE6" w14:textId="77777777" w:rsidR="00531A60" w:rsidRDefault="00531A60" w:rsidP="00531A60"/>
    <w:p w14:paraId="283E1F68" w14:textId="132E6659" w:rsidR="00637799" w:rsidRDefault="00BA2675" w:rsidP="004C0D5D">
      <w:pPr>
        <w:jc w:val="center"/>
      </w:pPr>
      <w:r>
        <w:rPr>
          <w:noProof/>
          <w:lang w:eastAsia="de-DE"/>
        </w:rPr>
        <w:lastRenderedPageBreak/>
        <w:drawing>
          <wp:inline distT="0" distB="0" distL="0" distR="0" wp14:anchorId="3C1F0265" wp14:editId="50232BA0">
            <wp:extent cx="5902325" cy="4498724"/>
            <wp:effectExtent l="19050" t="19050" r="22225" b="165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2325" cy="4498724"/>
                    </a:xfrm>
                    <a:prstGeom prst="rect">
                      <a:avLst/>
                    </a:prstGeom>
                    <a:ln w="12696" cmpd="sng">
                      <a:solidFill>
                        <a:srgbClr val="000000"/>
                      </a:solidFill>
                      <a:prstDash val="solid"/>
                    </a:ln>
                  </pic:spPr>
                </pic:pic>
              </a:graphicData>
            </a:graphic>
          </wp:inline>
        </w:drawing>
      </w:r>
    </w:p>
    <w:p w14:paraId="46E3DF63" w14:textId="28436823" w:rsidR="00531A60" w:rsidRPr="004C0D5D" w:rsidRDefault="00637799" w:rsidP="004C0D5D">
      <w:pPr>
        <w:pStyle w:val="Beschriftung"/>
        <w:spacing w:line="160" w:lineRule="auto"/>
        <w:ind w:left="10"/>
        <w:jc w:val="left"/>
        <w:rPr>
          <w:rFonts w:ascii="Calibri" w:hAnsi="Calibri" w:cs="Calibri"/>
          <w:color w:val="000000"/>
        </w:rPr>
      </w:pPr>
      <w:r w:rsidRPr="004C0D5D">
        <w:rPr>
          <w:rFonts w:ascii="Calibri" w:hAnsi="Calibri" w:cs="Calibri"/>
          <w:color w:val="000000"/>
        </w:rPr>
        <w:t xml:space="preserve">Abbildung </w:t>
      </w:r>
      <w:r w:rsidRPr="004C0D5D">
        <w:rPr>
          <w:rFonts w:ascii="Calibri" w:hAnsi="Calibri" w:cs="Calibri"/>
          <w:color w:val="000000"/>
        </w:rPr>
        <w:fldChar w:fldCharType="begin"/>
      </w:r>
      <w:r w:rsidRPr="004C0D5D">
        <w:rPr>
          <w:rFonts w:ascii="Calibri" w:hAnsi="Calibri" w:cs="Calibri"/>
          <w:color w:val="000000"/>
        </w:rPr>
        <w:instrText xml:space="preserve"> SEQ Abbildung \* ARABIC </w:instrText>
      </w:r>
      <w:r w:rsidRPr="004C0D5D">
        <w:rPr>
          <w:rFonts w:ascii="Calibri" w:hAnsi="Calibri" w:cs="Calibri"/>
          <w:color w:val="000000"/>
          <w:rPrChange w:id="572" w:author="Oliveira, Bruno" w:date="2017-09-16T15:07:00Z">
            <w:rPr>
              <w:rFonts w:ascii="Calibri" w:hAnsi="Calibri" w:cs="Calibri"/>
              <w:color w:val="000000"/>
            </w:rPr>
          </w:rPrChange>
        </w:rPr>
        <w:fldChar w:fldCharType="separate"/>
      </w:r>
      <w:ins w:id="573" w:author="Oliveira, Bruno" w:date="2017-09-16T15:07:00Z">
        <w:r w:rsidR="004C0D5D">
          <w:rPr>
            <w:rFonts w:ascii="Calibri" w:hAnsi="Calibri" w:cs="Calibri"/>
            <w:noProof/>
            <w:color w:val="000000"/>
          </w:rPr>
          <w:t>17</w:t>
        </w:r>
      </w:ins>
      <w:del w:id="574" w:author="Oliveira, Bruno" w:date="2017-09-16T15:07:00Z">
        <w:r w:rsidR="0083302E" w:rsidRPr="004C0D5D" w:rsidDel="004C0D5D">
          <w:rPr>
            <w:rFonts w:ascii="Calibri" w:hAnsi="Calibri" w:cs="Calibri"/>
            <w:noProof/>
            <w:color w:val="000000"/>
          </w:rPr>
          <w:delText>3</w:delText>
        </w:r>
      </w:del>
      <w:r w:rsidRPr="004C0D5D">
        <w:rPr>
          <w:rFonts w:ascii="Calibri" w:hAnsi="Calibri" w:cs="Calibri"/>
          <w:color w:val="000000"/>
        </w:rPr>
        <w:fldChar w:fldCharType="end"/>
      </w:r>
    </w:p>
    <w:p w14:paraId="2EFDBDE5" w14:textId="77777777" w:rsidR="00531A60" w:rsidRDefault="00531A60" w:rsidP="00531A60">
      <w:pPr>
        <w:jc w:val="center"/>
      </w:pPr>
    </w:p>
    <w:p w14:paraId="576AC75E" w14:textId="77777777" w:rsidR="00531A60" w:rsidRPr="00DC7382" w:rsidRDefault="00531A60" w:rsidP="003A19CC">
      <w:pPr>
        <w:pStyle w:val="Listenabsatz"/>
      </w:pPr>
      <w:r w:rsidRPr="00DC7382">
        <w:t>Geben Sie den Benutzer- und Organisationsnamen ein. Diese Information ist für QRadar irrelevant.</w:t>
      </w:r>
    </w:p>
    <w:p w14:paraId="366F3E6F" w14:textId="77777777" w:rsidR="00531A60" w:rsidRDefault="00531A60" w:rsidP="00531A60"/>
    <w:p w14:paraId="64BB07A2" w14:textId="77777777" w:rsidR="00531A60" w:rsidRDefault="00531A60" w:rsidP="00531A60"/>
    <w:p w14:paraId="78F43AF0" w14:textId="77777777" w:rsidR="00637799" w:rsidRDefault="00531A60" w:rsidP="004C0D5D">
      <w:pPr>
        <w:jc w:val="center"/>
      </w:pPr>
      <w:r>
        <w:rPr>
          <w:noProof/>
          <w:lang w:eastAsia="de-DE"/>
        </w:rPr>
        <w:lastRenderedPageBreak/>
        <w:drawing>
          <wp:inline distT="0" distB="0" distL="0" distR="0" wp14:anchorId="59AACB20" wp14:editId="4630610A">
            <wp:extent cx="5902325" cy="4498724"/>
            <wp:effectExtent l="19050" t="19050" r="22225" b="165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2325" cy="4498724"/>
                    </a:xfrm>
                    <a:prstGeom prst="rect">
                      <a:avLst/>
                    </a:prstGeom>
                    <a:ln w="12696" cmpd="sng">
                      <a:solidFill>
                        <a:srgbClr val="000000"/>
                      </a:solidFill>
                      <a:prstDash val="solid"/>
                    </a:ln>
                  </pic:spPr>
                </pic:pic>
              </a:graphicData>
            </a:graphic>
          </wp:inline>
        </w:drawing>
      </w:r>
    </w:p>
    <w:p w14:paraId="7620AD7C" w14:textId="69D04C62" w:rsidR="00531A60" w:rsidRPr="004C0D5D" w:rsidRDefault="00637799" w:rsidP="004C0D5D">
      <w:pPr>
        <w:pStyle w:val="Beschriftung"/>
        <w:spacing w:line="160" w:lineRule="auto"/>
        <w:ind w:left="10"/>
        <w:jc w:val="left"/>
        <w:rPr>
          <w:rFonts w:ascii="Calibri" w:hAnsi="Calibri" w:cs="Calibri"/>
          <w:color w:val="000000"/>
        </w:rPr>
      </w:pPr>
      <w:r w:rsidRPr="004C0D5D">
        <w:rPr>
          <w:rFonts w:ascii="Calibri" w:hAnsi="Calibri" w:cs="Calibri"/>
          <w:color w:val="000000"/>
        </w:rPr>
        <w:t xml:space="preserve">Abbildung </w:t>
      </w:r>
      <w:r w:rsidRPr="004C0D5D">
        <w:rPr>
          <w:rFonts w:ascii="Calibri" w:hAnsi="Calibri" w:cs="Calibri"/>
          <w:color w:val="000000"/>
        </w:rPr>
        <w:fldChar w:fldCharType="begin"/>
      </w:r>
      <w:r w:rsidRPr="004C0D5D">
        <w:rPr>
          <w:rFonts w:ascii="Calibri" w:hAnsi="Calibri" w:cs="Calibri"/>
          <w:color w:val="000000"/>
        </w:rPr>
        <w:instrText xml:space="preserve"> SEQ Abbildung \* ARABIC </w:instrText>
      </w:r>
      <w:r w:rsidRPr="004C0D5D">
        <w:rPr>
          <w:rFonts w:ascii="Calibri" w:hAnsi="Calibri" w:cs="Calibri"/>
          <w:color w:val="000000"/>
          <w:rPrChange w:id="575" w:author="Oliveira, Bruno" w:date="2017-09-16T15:07:00Z">
            <w:rPr>
              <w:rFonts w:ascii="Calibri" w:hAnsi="Calibri" w:cs="Calibri"/>
              <w:color w:val="000000"/>
            </w:rPr>
          </w:rPrChange>
        </w:rPr>
        <w:fldChar w:fldCharType="separate"/>
      </w:r>
      <w:ins w:id="576" w:author="Oliveira, Bruno" w:date="2017-09-16T15:07:00Z">
        <w:r w:rsidR="004C0D5D">
          <w:rPr>
            <w:rFonts w:ascii="Calibri" w:hAnsi="Calibri" w:cs="Calibri"/>
            <w:noProof/>
            <w:color w:val="000000"/>
          </w:rPr>
          <w:t>18</w:t>
        </w:r>
      </w:ins>
      <w:del w:id="577" w:author="Oliveira, Bruno" w:date="2017-09-16T15:07:00Z">
        <w:r w:rsidR="0083302E" w:rsidRPr="004C0D5D" w:rsidDel="004C0D5D">
          <w:rPr>
            <w:rFonts w:ascii="Calibri" w:hAnsi="Calibri" w:cs="Calibri"/>
            <w:noProof/>
            <w:color w:val="000000"/>
          </w:rPr>
          <w:delText>4</w:delText>
        </w:r>
      </w:del>
      <w:r w:rsidRPr="004C0D5D">
        <w:rPr>
          <w:rFonts w:ascii="Calibri" w:hAnsi="Calibri" w:cs="Calibri"/>
          <w:color w:val="000000"/>
        </w:rPr>
        <w:fldChar w:fldCharType="end"/>
      </w:r>
    </w:p>
    <w:p w14:paraId="5EAC73DE" w14:textId="77777777" w:rsidR="00531A60" w:rsidRDefault="00531A60" w:rsidP="00531A60">
      <w:pPr>
        <w:jc w:val="center"/>
      </w:pPr>
    </w:p>
    <w:p w14:paraId="18E5F560" w14:textId="42B6461C" w:rsidR="00531A60" w:rsidRPr="00DC7382" w:rsidRDefault="00531A60" w:rsidP="003A19CC">
      <w:pPr>
        <w:pStyle w:val="Listenabsatz"/>
      </w:pPr>
      <w:r w:rsidRPr="00DC7382">
        <w:t>Klicken Sie auf „Next“</w:t>
      </w:r>
      <w:r w:rsidR="00DC7382">
        <w:t>.</w:t>
      </w:r>
    </w:p>
    <w:p w14:paraId="5CE04524" w14:textId="77777777" w:rsidR="00637799" w:rsidRDefault="00531A60" w:rsidP="004C0D5D">
      <w:pPr>
        <w:jc w:val="center"/>
      </w:pPr>
      <w:r>
        <w:rPr>
          <w:noProof/>
          <w:lang w:eastAsia="de-DE"/>
        </w:rPr>
        <w:lastRenderedPageBreak/>
        <w:drawing>
          <wp:inline distT="0" distB="0" distL="0" distR="0" wp14:anchorId="0631360C" wp14:editId="7E5750E6">
            <wp:extent cx="5902325" cy="4498724"/>
            <wp:effectExtent l="19050" t="19050" r="22225" b="165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02325" cy="4498724"/>
                    </a:xfrm>
                    <a:prstGeom prst="rect">
                      <a:avLst/>
                    </a:prstGeom>
                    <a:ln w="12696" cmpd="sng">
                      <a:solidFill>
                        <a:srgbClr val="000000"/>
                      </a:solidFill>
                      <a:prstDash val="solid"/>
                    </a:ln>
                  </pic:spPr>
                </pic:pic>
              </a:graphicData>
            </a:graphic>
          </wp:inline>
        </w:drawing>
      </w:r>
    </w:p>
    <w:p w14:paraId="490322AA" w14:textId="241F5209" w:rsidR="00531A60" w:rsidRPr="004C0D5D" w:rsidRDefault="00637799" w:rsidP="004C0D5D">
      <w:pPr>
        <w:pStyle w:val="Beschriftung"/>
        <w:spacing w:line="160" w:lineRule="auto"/>
        <w:ind w:left="10"/>
        <w:jc w:val="left"/>
        <w:rPr>
          <w:rFonts w:ascii="Calibri" w:hAnsi="Calibri" w:cs="Calibri"/>
          <w:color w:val="000000"/>
        </w:rPr>
      </w:pPr>
      <w:r w:rsidRPr="004C0D5D">
        <w:rPr>
          <w:rFonts w:ascii="Calibri" w:hAnsi="Calibri" w:cs="Calibri"/>
          <w:color w:val="000000"/>
        </w:rPr>
        <w:t xml:space="preserve">Abbildung </w:t>
      </w:r>
      <w:r w:rsidRPr="004C0D5D">
        <w:rPr>
          <w:rFonts w:ascii="Calibri" w:hAnsi="Calibri" w:cs="Calibri"/>
          <w:color w:val="000000"/>
        </w:rPr>
        <w:fldChar w:fldCharType="begin"/>
      </w:r>
      <w:r w:rsidRPr="004C0D5D">
        <w:rPr>
          <w:rFonts w:ascii="Calibri" w:hAnsi="Calibri" w:cs="Calibri"/>
          <w:color w:val="000000"/>
        </w:rPr>
        <w:instrText xml:space="preserve"> SEQ Abbildung \* ARABIC </w:instrText>
      </w:r>
      <w:r w:rsidRPr="004C0D5D">
        <w:rPr>
          <w:rFonts w:ascii="Calibri" w:hAnsi="Calibri" w:cs="Calibri"/>
          <w:color w:val="000000"/>
          <w:rPrChange w:id="578" w:author="Oliveira, Bruno" w:date="2017-09-16T15:07:00Z">
            <w:rPr>
              <w:rFonts w:ascii="Calibri" w:hAnsi="Calibri" w:cs="Calibri"/>
              <w:color w:val="000000"/>
            </w:rPr>
          </w:rPrChange>
        </w:rPr>
        <w:fldChar w:fldCharType="separate"/>
      </w:r>
      <w:ins w:id="579" w:author="Oliveira, Bruno" w:date="2017-09-16T15:07:00Z">
        <w:r w:rsidR="004C0D5D">
          <w:rPr>
            <w:rFonts w:ascii="Calibri" w:hAnsi="Calibri" w:cs="Calibri"/>
            <w:noProof/>
            <w:color w:val="000000"/>
          </w:rPr>
          <w:t>19</w:t>
        </w:r>
      </w:ins>
      <w:del w:id="580" w:author="Oliveira, Bruno" w:date="2017-09-16T15:07:00Z">
        <w:r w:rsidR="0083302E" w:rsidRPr="004C0D5D" w:rsidDel="004C0D5D">
          <w:rPr>
            <w:rFonts w:ascii="Calibri" w:hAnsi="Calibri" w:cs="Calibri"/>
            <w:noProof/>
            <w:color w:val="000000"/>
          </w:rPr>
          <w:delText>5</w:delText>
        </w:r>
      </w:del>
      <w:r w:rsidRPr="004C0D5D">
        <w:rPr>
          <w:rFonts w:ascii="Calibri" w:hAnsi="Calibri" w:cs="Calibri"/>
          <w:color w:val="000000"/>
        </w:rPr>
        <w:fldChar w:fldCharType="end"/>
      </w:r>
    </w:p>
    <w:p w14:paraId="1855B5D7" w14:textId="77777777" w:rsidR="00531A60" w:rsidRDefault="00531A60" w:rsidP="00531A60">
      <w:pPr>
        <w:jc w:val="center"/>
      </w:pPr>
    </w:p>
    <w:p w14:paraId="2B2DCA08" w14:textId="77777777" w:rsidR="00531A60" w:rsidRPr="00DC7382" w:rsidRDefault="00531A60" w:rsidP="003A19CC">
      <w:pPr>
        <w:pStyle w:val="Listenabsatz"/>
      </w:pPr>
      <w:r w:rsidRPr="00DC7382">
        <w:t>Wählen Sie „Stand Alone“ und klicken Sie auf Next.</w:t>
      </w:r>
    </w:p>
    <w:p w14:paraId="1C00C2D3" w14:textId="77777777" w:rsidR="00637799" w:rsidRDefault="00531A60" w:rsidP="004C0D5D">
      <w:pPr>
        <w:jc w:val="center"/>
      </w:pPr>
      <w:r>
        <w:rPr>
          <w:noProof/>
          <w:lang w:eastAsia="de-DE"/>
        </w:rPr>
        <w:lastRenderedPageBreak/>
        <w:drawing>
          <wp:inline distT="0" distB="0" distL="0" distR="0" wp14:anchorId="13F173B7" wp14:editId="030461B4">
            <wp:extent cx="5902325" cy="4534713"/>
            <wp:effectExtent l="19050" t="19050" r="22225" b="184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02325" cy="4534713"/>
                    </a:xfrm>
                    <a:prstGeom prst="rect">
                      <a:avLst/>
                    </a:prstGeom>
                    <a:ln w="12696" cmpd="sng">
                      <a:solidFill>
                        <a:srgbClr val="000000"/>
                      </a:solidFill>
                      <a:prstDash val="solid"/>
                    </a:ln>
                  </pic:spPr>
                </pic:pic>
              </a:graphicData>
            </a:graphic>
          </wp:inline>
        </w:drawing>
      </w:r>
    </w:p>
    <w:p w14:paraId="16AC4EFB" w14:textId="44468B92" w:rsidR="00531A60" w:rsidRPr="004C0D5D" w:rsidRDefault="00637799" w:rsidP="004C0D5D">
      <w:pPr>
        <w:pStyle w:val="Beschriftung"/>
        <w:spacing w:line="160" w:lineRule="auto"/>
        <w:ind w:left="10"/>
        <w:jc w:val="left"/>
        <w:rPr>
          <w:rFonts w:ascii="Calibri" w:hAnsi="Calibri" w:cs="Calibri"/>
          <w:color w:val="000000"/>
        </w:rPr>
      </w:pPr>
      <w:r w:rsidRPr="004C0D5D">
        <w:rPr>
          <w:rFonts w:ascii="Calibri" w:hAnsi="Calibri" w:cs="Calibri"/>
          <w:color w:val="000000"/>
        </w:rPr>
        <w:t xml:space="preserve">Abbildung </w:t>
      </w:r>
      <w:r w:rsidRPr="004C0D5D">
        <w:rPr>
          <w:rFonts w:ascii="Calibri" w:hAnsi="Calibri" w:cs="Calibri"/>
          <w:color w:val="000000"/>
        </w:rPr>
        <w:fldChar w:fldCharType="begin"/>
      </w:r>
      <w:r w:rsidRPr="004C0D5D">
        <w:rPr>
          <w:rFonts w:ascii="Calibri" w:hAnsi="Calibri" w:cs="Calibri"/>
          <w:color w:val="000000"/>
        </w:rPr>
        <w:instrText xml:space="preserve"> SEQ Abbildung \* ARABIC </w:instrText>
      </w:r>
      <w:r w:rsidRPr="004C0D5D">
        <w:rPr>
          <w:rFonts w:ascii="Calibri" w:hAnsi="Calibri" w:cs="Calibri"/>
          <w:color w:val="000000"/>
          <w:rPrChange w:id="581" w:author="Oliveira, Bruno" w:date="2017-09-16T15:08:00Z">
            <w:rPr>
              <w:rFonts w:ascii="Calibri" w:hAnsi="Calibri" w:cs="Calibri"/>
              <w:color w:val="000000"/>
            </w:rPr>
          </w:rPrChange>
        </w:rPr>
        <w:fldChar w:fldCharType="separate"/>
      </w:r>
      <w:ins w:id="582" w:author="Oliveira, Bruno" w:date="2017-09-16T15:08:00Z">
        <w:r w:rsidR="004C0D5D">
          <w:rPr>
            <w:rFonts w:ascii="Calibri" w:hAnsi="Calibri" w:cs="Calibri"/>
            <w:noProof/>
            <w:color w:val="000000"/>
          </w:rPr>
          <w:t>20</w:t>
        </w:r>
      </w:ins>
      <w:del w:id="583" w:author="Oliveira, Bruno" w:date="2017-09-16T15:07:00Z">
        <w:r w:rsidR="0083302E" w:rsidRPr="004C0D5D" w:rsidDel="004C0D5D">
          <w:rPr>
            <w:rFonts w:ascii="Calibri" w:hAnsi="Calibri" w:cs="Calibri"/>
            <w:noProof/>
            <w:color w:val="000000"/>
          </w:rPr>
          <w:delText>6</w:delText>
        </w:r>
      </w:del>
      <w:r w:rsidRPr="004C0D5D">
        <w:rPr>
          <w:rFonts w:ascii="Calibri" w:hAnsi="Calibri" w:cs="Calibri"/>
          <w:color w:val="000000"/>
        </w:rPr>
        <w:fldChar w:fldCharType="end"/>
      </w:r>
    </w:p>
    <w:p w14:paraId="6B5E9DE4" w14:textId="77777777" w:rsidR="00531A60" w:rsidRDefault="00531A60" w:rsidP="00531A60">
      <w:pPr>
        <w:jc w:val="center"/>
      </w:pPr>
    </w:p>
    <w:p w14:paraId="27DC2233" w14:textId="77777777" w:rsidR="00531A60" w:rsidRDefault="00531A60" w:rsidP="00531A60">
      <w:pPr>
        <w:jc w:val="center"/>
      </w:pPr>
    </w:p>
    <w:p w14:paraId="4318C76F" w14:textId="77777777" w:rsidR="00531A60" w:rsidRDefault="00531A60" w:rsidP="00531A60">
      <w:pPr>
        <w:jc w:val="center"/>
      </w:pPr>
    </w:p>
    <w:p w14:paraId="28A7BD0D" w14:textId="1AB701AC" w:rsidR="00531A60" w:rsidRPr="00DC7382" w:rsidRDefault="00531A60" w:rsidP="003A19CC">
      <w:pPr>
        <w:pStyle w:val="Listenabsatz"/>
      </w:pPr>
      <w:r w:rsidRPr="00DC7382">
        <w:t xml:space="preserve">Setzen Sie einen Haken bei „Create Log Source“. Geben Sie einen Namen für die „Log Source“ an sowie </w:t>
      </w:r>
      <w:r w:rsidR="00110F40">
        <w:t>die Hostname-Information</w:t>
      </w:r>
      <w:r w:rsidRPr="00DC7382">
        <w:t xml:space="preserve"> dieser Quelle unter „Log Source Identifier“.</w:t>
      </w:r>
      <w:r w:rsidR="00110F40">
        <w:t xml:space="preserve"> Beide Namen können gleich sein.</w:t>
      </w:r>
      <w:r w:rsidRPr="00DC7382">
        <w:t xml:space="preserve"> Setzen Sie einen Haken bei jeder Art von Event Logs, die der Agent weiterleiten soll.</w:t>
      </w:r>
    </w:p>
    <w:p w14:paraId="460C5963" w14:textId="77777777" w:rsidR="00531A60" w:rsidRDefault="00531A60" w:rsidP="00531A60"/>
    <w:p w14:paraId="03A28D83" w14:textId="77777777" w:rsidR="00DE71C7" w:rsidRDefault="00DE71C7" w:rsidP="004C0D5D">
      <w:pPr>
        <w:jc w:val="center"/>
      </w:pPr>
      <w:r>
        <w:rPr>
          <w:noProof/>
          <w:lang w:eastAsia="de-DE"/>
        </w:rPr>
        <w:lastRenderedPageBreak/>
        <w:drawing>
          <wp:inline distT="0" distB="0" distL="0" distR="0" wp14:anchorId="005AE5C8" wp14:editId="08C07C84">
            <wp:extent cx="5902325" cy="4426744"/>
            <wp:effectExtent l="19050" t="19050" r="22225" b="1206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02325" cy="4426744"/>
                    </a:xfrm>
                    <a:prstGeom prst="rect">
                      <a:avLst/>
                    </a:prstGeom>
                    <a:ln w="12696" cmpd="sng">
                      <a:solidFill>
                        <a:srgbClr val="000000"/>
                      </a:solidFill>
                      <a:prstDash val="solid"/>
                    </a:ln>
                  </pic:spPr>
                </pic:pic>
              </a:graphicData>
            </a:graphic>
          </wp:inline>
        </w:drawing>
      </w:r>
    </w:p>
    <w:p w14:paraId="0E1B9D6E" w14:textId="014580B6" w:rsidR="00DE71C7" w:rsidRPr="004C0D5D" w:rsidRDefault="00DE71C7" w:rsidP="004C0D5D">
      <w:pPr>
        <w:pStyle w:val="Beschriftung"/>
        <w:spacing w:line="160" w:lineRule="auto"/>
        <w:ind w:left="10"/>
        <w:jc w:val="left"/>
        <w:rPr>
          <w:rFonts w:ascii="Calibri" w:hAnsi="Calibri" w:cs="Calibri"/>
          <w:color w:val="000000"/>
        </w:rPr>
      </w:pPr>
      <w:r w:rsidRPr="004C0D5D">
        <w:rPr>
          <w:rFonts w:ascii="Calibri" w:hAnsi="Calibri" w:cs="Calibri"/>
          <w:color w:val="000000"/>
        </w:rPr>
        <w:t xml:space="preserve">Abbildung </w:t>
      </w:r>
      <w:r w:rsidRPr="004C0D5D">
        <w:rPr>
          <w:rFonts w:ascii="Calibri" w:hAnsi="Calibri" w:cs="Calibri"/>
          <w:color w:val="000000"/>
        </w:rPr>
        <w:fldChar w:fldCharType="begin"/>
      </w:r>
      <w:r w:rsidRPr="004C0D5D">
        <w:rPr>
          <w:rFonts w:ascii="Calibri" w:hAnsi="Calibri" w:cs="Calibri"/>
          <w:color w:val="000000"/>
        </w:rPr>
        <w:instrText xml:space="preserve"> SEQ Abbildung \* ARABIC </w:instrText>
      </w:r>
      <w:r w:rsidRPr="004C0D5D">
        <w:rPr>
          <w:rFonts w:ascii="Calibri" w:hAnsi="Calibri" w:cs="Calibri"/>
          <w:color w:val="000000"/>
          <w:rPrChange w:id="584" w:author="Oliveira, Bruno" w:date="2017-09-16T15:08:00Z">
            <w:rPr>
              <w:rFonts w:ascii="Calibri" w:hAnsi="Calibri" w:cs="Calibri"/>
              <w:color w:val="000000"/>
            </w:rPr>
          </w:rPrChange>
        </w:rPr>
        <w:fldChar w:fldCharType="separate"/>
      </w:r>
      <w:ins w:id="585" w:author="Oliveira, Bruno" w:date="2017-09-16T15:08:00Z">
        <w:r w:rsidR="004C0D5D">
          <w:rPr>
            <w:rFonts w:ascii="Calibri" w:hAnsi="Calibri" w:cs="Calibri"/>
            <w:noProof/>
            <w:color w:val="000000"/>
          </w:rPr>
          <w:t>21</w:t>
        </w:r>
      </w:ins>
      <w:del w:id="586" w:author="Oliveira, Bruno" w:date="2017-09-16T15:07:00Z">
        <w:r w:rsidR="0083302E" w:rsidRPr="004C0D5D" w:rsidDel="004C0D5D">
          <w:rPr>
            <w:rFonts w:ascii="Calibri" w:hAnsi="Calibri" w:cs="Calibri"/>
            <w:noProof/>
            <w:color w:val="000000"/>
          </w:rPr>
          <w:delText>7</w:delText>
        </w:r>
      </w:del>
      <w:r w:rsidRPr="004C0D5D">
        <w:rPr>
          <w:rFonts w:ascii="Calibri" w:hAnsi="Calibri" w:cs="Calibri"/>
          <w:color w:val="000000"/>
        </w:rPr>
        <w:fldChar w:fldCharType="end"/>
      </w:r>
    </w:p>
    <w:p w14:paraId="28FA3341" w14:textId="77777777" w:rsidR="00DE71C7" w:rsidRDefault="00DE71C7">
      <w:r>
        <w:br w:type="page"/>
      </w:r>
    </w:p>
    <w:p w14:paraId="0FF6CBD5" w14:textId="4FF940B8" w:rsidR="00637799" w:rsidRDefault="00637799" w:rsidP="00DE71C7">
      <w:pPr>
        <w:jc w:val="center"/>
      </w:pPr>
    </w:p>
    <w:p w14:paraId="176CA40D" w14:textId="77777777" w:rsidR="00531A60" w:rsidRDefault="00531A60" w:rsidP="00531A60">
      <w:pPr>
        <w:jc w:val="center"/>
      </w:pPr>
    </w:p>
    <w:p w14:paraId="3DDE3B2C" w14:textId="2A4AA60B" w:rsidR="00531A60" w:rsidRDefault="00531A60" w:rsidP="003A19CC">
      <w:pPr>
        <w:pStyle w:val="Listenabsatz"/>
      </w:pPr>
      <w:r w:rsidRPr="00DC7382">
        <w:t xml:space="preserve">Unter „Destination Name“ </w:t>
      </w:r>
      <w:r w:rsidR="007C308F">
        <w:t xml:space="preserve">geben Sie einen beliebigen </w:t>
      </w:r>
      <w:r w:rsidRPr="00DC7382">
        <w:t xml:space="preserve">Namen </w:t>
      </w:r>
      <w:r w:rsidR="00DC7382">
        <w:t>ein</w:t>
      </w:r>
      <w:r w:rsidRPr="00DC7382">
        <w:t>. Unter „Hostname/IP“ geben sie die IP-Adresse bzw. virtuelle IP-Adresse von dem Event Collector</w:t>
      </w:r>
      <w:r w:rsidR="007C308F">
        <w:t>(QRadar)</w:t>
      </w:r>
      <w:r w:rsidRPr="00DC7382">
        <w:t>. Vergewissern Sie sich, dass das Weiterleiten von Ereignissen über TCP Port 514 läuft</w:t>
      </w:r>
      <w:r w:rsidR="007C308F">
        <w:t>, wenn Sie Events unverschlüsselt schicken möchten</w:t>
      </w:r>
      <w:r w:rsidRPr="00DC7382">
        <w:t>.</w:t>
      </w:r>
      <w:r w:rsidR="007C308F">
        <w:t xml:space="preserve"> Für den Fall, dass Sie TLS einsetzen möchten, setzen Sie die Portnummer 6514 und wählen Sie TCP(TLS) aus. Fügen Sie das TLS-Zertifikat ein. Das Zertifikat befindet sich unter /opt/qradar/conf/trusted_certificates/tls-syslog</w:t>
      </w:r>
      <w:r w:rsidR="00762C20">
        <w:t>.</w:t>
      </w:r>
      <w:r w:rsidR="007C308F">
        <w:t xml:space="preserve">cert. </w:t>
      </w:r>
      <w:r w:rsidRPr="00DC7382">
        <w:t>Klick</w:t>
      </w:r>
      <w:r w:rsidR="009B0531">
        <w:t>en</w:t>
      </w:r>
      <w:r w:rsidRPr="00DC7382">
        <w:t xml:space="preserve"> Sie auf „Next“</w:t>
      </w:r>
    </w:p>
    <w:p w14:paraId="42AC50C4" w14:textId="77777777" w:rsidR="007C308F" w:rsidRDefault="00BA2675" w:rsidP="004C0D5D">
      <w:pPr>
        <w:jc w:val="center"/>
      </w:pPr>
      <w:r>
        <w:rPr>
          <w:noProof/>
          <w:lang w:eastAsia="de-DE"/>
        </w:rPr>
        <w:drawing>
          <wp:inline distT="0" distB="0" distL="0" distR="0" wp14:anchorId="250565B8" wp14:editId="471E18CE">
            <wp:extent cx="5902325" cy="4390754"/>
            <wp:effectExtent l="19050" t="19050" r="22225" b="1016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2325" cy="4390754"/>
                    </a:xfrm>
                    <a:prstGeom prst="rect">
                      <a:avLst/>
                    </a:prstGeom>
                    <a:ln w="12696" cmpd="sng">
                      <a:solidFill>
                        <a:srgbClr val="000000"/>
                      </a:solidFill>
                      <a:prstDash val="solid"/>
                    </a:ln>
                  </pic:spPr>
                </pic:pic>
              </a:graphicData>
            </a:graphic>
          </wp:inline>
        </w:drawing>
      </w:r>
    </w:p>
    <w:p w14:paraId="5FDD43EF" w14:textId="42D808E8" w:rsidR="00BA2675" w:rsidRPr="004C0D5D" w:rsidRDefault="007C308F" w:rsidP="004C0D5D">
      <w:pPr>
        <w:pStyle w:val="Beschriftung"/>
        <w:spacing w:line="160" w:lineRule="auto"/>
        <w:ind w:left="10"/>
        <w:jc w:val="left"/>
        <w:rPr>
          <w:rFonts w:ascii="Calibri" w:hAnsi="Calibri" w:cs="Calibri"/>
          <w:color w:val="000000"/>
        </w:rPr>
      </w:pPr>
      <w:r w:rsidRPr="004C0D5D">
        <w:rPr>
          <w:rFonts w:ascii="Calibri" w:hAnsi="Calibri" w:cs="Calibri"/>
          <w:color w:val="000000"/>
        </w:rPr>
        <w:t xml:space="preserve">Abbildung </w:t>
      </w:r>
      <w:r w:rsidRPr="004C0D5D">
        <w:rPr>
          <w:rFonts w:ascii="Calibri" w:hAnsi="Calibri" w:cs="Calibri"/>
          <w:color w:val="000000"/>
        </w:rPr>
        <w:fldChar w:fldCharType="begin"/>
      </w:r>
      <w:r w:rsidRPr="004C0D5D">
        <w:rPr>
          <w:rFonts w:ascii="Calibri" w:hAnsi="Calibri" w:cs="Calibri"/>
          <w:color w:val="000000"/>
        </w:rPr>
        <w:instrText xml:space="preserve"> SEQ Abbildung \* ARABIC </w:instrText>
      </w:r>
      <w:r w:rsidRPr="004C0D5D">
        <w:rPr>
          <w:rFonts w:ascii="Calibri" w:hAnsi="Calibri" w:cs="Calibri"/>
          <w:color w:val="000000"/>
          <w:rPrChange w:id="587" w:author="Oliveira, Bruno" w:date="2017-09-16T15:08:00Z">
            <w:rPr>
              <w:rFonts w:ascii="Calibri" w:hAnsi="Calibri" w:cs="Calibri"/>
              <w:color w:val="000000"/>
            </w:rPr>
          </w:rPrChange>
        </w:rPr>
        <w:fldChar w:fldCharType="separate"/>
      </w:r>
      <w:ins w:id="588" w:author="Oliveira, Bruno" w:date="2017-09-16T15:08:00Z">
        <w:r w:rsidR="004C0D5D">
          <w:rPr>
            <w:rFonts w:ascii="Calibri" w:hAnsi="Calibri" w:cs="Calibri"/>
            <w:noProof/>
            <w:color w:val="000000"/>
          </w:rPr>
          <w:t>22</w:t>
        </w:r>
      </w:ins>
      <w:del w:id="589" w:author="Oliveira, Bruno" w:date="2017-09-16T15:07:00Z">
        <w:r w:rsidR="0083302E" w:rsidRPr="004C0D5D" w:rsidDel="004C0D5D">
          <w:rPr>
            <w:rFonts w:ascii="Calibri" w:hAnsi="Calibri" w:cs="Calibri"/>
            <w:noProof/>
            <w:color w:val="000000"/>
          </w:rPr>
          <w:delText>8</w:delText>
        </w:r>
      </w:del>
      <w:r w:rsidRPr="004C0D5D">
        <w:rPr>
          <w:rFonts w:ascii="Calibri" w:hAnsi="Calibri" w:cs="Calibri"/>
          <w:color w:val="000000"/>
        </w:rPr>
        <w:fldChar w:fldCharType="end"/>
      </w:r>
    </w:p>
    <w:p w14:paraId="7EE8467E" w14:textId="77777777" w:rsidR="00531A60" w:rsidRDefault="00531A60" w:rsidP="00531A60">
      <w:pPr>
        <w:jc w:val="center"/>
      </w:pPr>
    </w:p>
    <w:p w14:paraId="2FE5493C" w14:textId="23017174" w:rsidR="00531A60" w:rsidRPr="00DC7382" w:rsidRDefault="00531A60" w:rsidP="003A19CC">
      <w:pPr>
        <w:pStyle w:val="Listenabsatz"/>
      </w:pPr>
      <w:r w:rsidRPr="00DC7382">
        <w:t>Wählen Sie ein Event Rate Tuning Profil</w:t>
      </w:r>
      <w:r w:rsidR="00110F40">
        <w:t xml:space="preserve"> </w:t>
      </w:r>
      <w:r w:rsidR="00110F40" w:rsidRPr="00110F40">
        <w:t>(Für die meisten Server lassen Sie die Standard-Werte. Für AD-Server wählen Sie High Event Rate Event Server)</w:t>
      </w:r>
      <w:r w:rsidRPr="00DC7382">
        <w:t xml:space="preserve">: </w:t>
      </w:r>
    </w:p>
    <w:p w14:paraId="0A374736" w14:textId="6E3F37C1" w:rsidR="00531A60" w:rsidRPr="00C033CB" w:rsidRDefault="00531A60" w:rsidP="00995597">
      <w:pPr>
        <w:pStyle w:val="Listenabsatz"/>
        <w:numPr>
          <w:ilvl w:val="1"/>
          <w:numId w:val="11"/>
        </w:numPr>
      </w:pPr>
      <w:r w:rsidRPr="00C033CB">
        <w:t>Für 3000 ms</w:t>
      </w:r>
      <w:r w:rsidR="00110F40" w:rsidRPr="00C033CB">
        <w:t xml:space="preserve">  </w:t>
      </w:r>
      <w:r w:rsidR="00E4146C">
        <w:t xml:space="preserve"> (Empfehlung)</w:t>
      </w:r>
    </w:p>
    <w:p w14:paraId="05B38FE1" w14:textId="7A4F6E8E" w:rsidR="00531A60" w:rsidRPr="00DC7382" w:rsidRDefault="00531A60" w:rsidP="00995597">
      <w:pPr>
        <w:pStyle w:val="Listenabsatz"/>
        <w:numPr>
          <w:ilvl w:val="2"/>
          <w:numId w:val="11"/>
        </w:numPr>
      </w:pPr>
      <w:r w:rsidRPr="00DC7382">
        <w:t>Default (Endpoint) -&gt;33-50 EPS</w:t>
      </w:r>
      <w:r w:rsidR="00110F40">
        <w:t xml:space="preserve"> </w:t>
      </w:r>
    </w:p>
    <w:p w14:paraId="54A35320" w14:textId="77777777" w:rsidR="00531A60" w:rsidRPr="00DC7382" w:rsidRDefault="00531A60" w:rsidP="00995597">
      <w:pPr>
        <w:pStyle w:val="Listenabsatz"/>
        <w:numPr>
          <w:ilvl w:val="2"/>
          <w:numId w:val="11"/>
        </w:numPr>
      </w:pPr>
      <w:r w:rsidRPr="00DC7382">
        <w:t>Typical Server -&gt; 166-250 EPS</w:t>
      </w:r>
    </w:p>
    <w:p w14:paraId="18B8C8CC" w14:textId="77777777" w:rsidR="00531A60" w:rsidRPr="00DC7382" w:rsidRDefault="00531A60" w:rsidP="00995597">
      <w:pPr>
        <w:pStyle w:val="Listenabsatz"/>
        <w:numPr>
          <w:ilvl w:val="2"/>
          <w:numId w:val="11"/>
        </w:numPr>
      </w:pPr>
      <w:r w:rsidRPr="00DC7382">
        <w:t>High Event Rate Server 416-625 EPS</w:t>
      </w:r>
    </w:p>
    <w:p w14:paraId="03FBE93E" w14:textId="77777777" w:rsidR="00531A60" w:rsidRPr="00DC7382" w:rsidRDefault="00531A60" w:rsidP="00995597">
      <w:pPr>
        <w:pStyle w:val="Listenabsatz"/>
        <w:numPr>
          <w:ilvl w:val="1"/>
          <w:numId w:val="11"/>
        </w:numPr>
      </w:pPr>
      <w:r w:rsidRPr="00DC7382">
        <w:t>Für 1000 ms</w:t>
      </w:r>
    </w:p>
    <w:p w14:paraId="722FACAA" w14:textId="77777777" w:rsidR="00531A60" w:rsidRPr="00DC7382" w:rsidRDefault="00531A60" w:rsidP="00995597">
      <w:pPr>
        <w:pStyle w:val="Listenabsatz"/>
        <w:numPr>
          <w:ilvl w:val="2"/>
          <w:numId w:val="11"/>
        </w:numPr>
      </w:pPr>
      <w:r w:rsidRPr="00DC7382">
        <w:t>Default (Endpoint) 100-150 EPS</w:t>
      </w:r>
    </w:p>
    <w:p w14:paraId="29FFD7FE" w14:textId="77777777" w:rsidR="00531A60" w:rsidRPr="00DC7382" w:rsidRDefault="00531A60" w:rsidP="00995597">
      <w:pPr>
        <w:pStyle w:val="Listenabsatz"/>
        <w:numPr>
          <w:ilvl w:val="2"/>
          <w:numId w:val="11"/>
        </w:numPr>
      </w:pPr>
      <w:r w:rsidRPr="00DC7382">
        <w:t>Typical Server 500-750 EPS</w:t>
      </w:r>
    </w:p>
    <w:p w14:paraId="570DE3D8" w14:textId="77777777" w:rsidR="00531A60" w:rsidRPr="00DC7382" w:rsidRDefault="00531A60" w:rsidP="00995597">
      <w:pPr>
        <w:pStyle w:val="Listenabsatz"/>
        <w:numPr>
          <w:ilvl w:val="2"/>
          <w:numId w:val="11"/>
        </w:numPr>
      </w:pPr>
      <w:r w:rsidRPr="00DC7382">
        <w:t>High Event Rate Server 1250-1875 EPS</w:t>
      </w:r>
    </w:p>
    <w:p w14:paraId="4AEAB4A1" w14:textId="77777777" w:rsidR="00531A60" w:rsidRDefault="00531A60" w:rsidP="00D4510A">
      <w:pPr>
        <w:ind w:left="1440"/>
      </w:pPr>
    </w:p>
    <w:p w14:paraId="29205231" w14:textId="77777777" w:rsidR="00531A60" w:rsidRDefault="00531A60" w:rsidP="00D4510A">
      <w:pPr>
        <w:ind w:left="1440"/>
      </w:pPr>
    </w:p>
    <w:p w14:paraId="57FDE323" w14:textId="49FDA71F" w:rsidR="00531A60" w:rsidRPr="00DC7382" w:rsidRDefault="00531A60" w:rsidP="003A19CC">
      <w:pPr>
        <w:pStyle w:val="Listenabsatz"/>
      </w:pPr>
      <w:r w:rsidRPr="00DC7382">
        <w:lastRenderedPageBreak/>
        <w:t>Klick</w:t>
      </w:r>
      <w:r w:rsidR="00DC7382">
        <w:t>en</w:t>
      </w:r>
      <w:r w:rsidRPr="00DC7382">
        <w:t xml:space="preserve"> Sie auf „Next“</w:t>
      </w:r>
      <w:r w:rsidR="00DC7382">
        <w:t>.</w:t>
      </w:r>
    </w:p>
    <w:p w14:paraId="41FF9E8A" w14:textId="77777777" w:rsidR="00531A60" w:rsidRDefault="00531A60" w:rsidP="00531A60">
      <w:pPr>
        <w:jc w:val="center"/>
      </w:pPr>
    </w:p>
    <w:p w14:paraId="0671F265" w14:textId="77777777" w:rsidR="00531A60" w:rsidRDefault="00531A60" w:rsidP="00531A60">
      <w:pPr>
        <w:jc w:val="center"/>
      </w:pPr>
    </w:p>
    <w:p w14:paraId="1AE22201" w14:textId="77777777" w:rsidR="00637799" w:rsidRDefault="00531A60" w:rsidP="004C0D5D">
      <w:pPr>
        <w:jc w:val="center"/>
      </w:pPr>
      <w:r>
        <w:rPr>
          <w:noProof/>
          <w:lang w:eastAsia="de-DE"/>
        </w:rPr>
        <w:drawing>
          <wp:inline distT="0" distB="0" distL="0" distR="0" wp14:anchorId="6DC8AE45" wp14:editId="6BA3D0AA">
            <wp:extent cx="5902325" cy="4426744"/>
            <wp:effectExtent l="19050" t="19050" r="22225" b="1206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02325" cy="4426744"/>
                    </a:xfrm>
                    <a:prstGeom prst="rect">
                      <a:avLst/>
                    </a:prstGeom>
                    <a:ln w="12696" cmpd="sng">
                      <a:solidFill>
                        <a:srgbClr val="000000"/>
                      </a:solidFill>
                      <a:prstDash val="solid"/>
                    </a:ln>
                  </pic:spPr>
                </pic:pic>
              </a:graphicData>
            </a:graphic>
          </wp:inline>
        </w:drawing>
      </w:r>
    </w:p>
    <w:p w14:paraId="5C6CD37F" w14:textId="177B56A4" w:rsidR="00531A60" w:rsidRPr="004C0D5D" w:rsidRDefault="00637799" w:rsidP="004C0D5D">
      <w:pPr>
        <w:pStyle w:val="Beschriftung"/>
        <w:spacing w:line="160" w:lineRule="auto"/>
        <w:ind w:left="10"/>
        <w:jc w:val="left"/>
        <w:rPr>
          <w:rFonts w:ascii="Calibri" w:hAnsi="Calibri" w:cs="Calibri"/>
          <w:color w:val="000000"/>
        </w:rPr>
      </w:pPr>
      <w:r w:rsidRPr="004C0D5D">
        <w:rPr>
          <w:rFonts w:ascii="Calibri" w:hAnsi="Calibri" w:cs="Calibri"/>
          <w:color w:val="000000"/>
        </w:rPr>
        <w:t xml:space="preserve">Abbildung </w:t>
      </w:r>
      <w:r w:rsidRPr="004C0D5D">
        <w:rPr>
          <w:rFonts w:ascii="Calibri" w:hAnsi="Calibri" w:cs="Calibri"/>
          <w:color w:val="000000"/>
        </w:rPr>
        <w:fldChar w:fldCharType="begin"/>
      </w:r>
      <w:r w:rsidRPr="004C0D5D">
        <w:rPr>
          <w:rFonts w:ascii="Calibri" w:hAnsi="Calibri" w:cs="Calibri"/>
          <w:color w:val="000000"/>
        </w:rPr>
        <w:instrText xml:space="preserve"> SEQ Abbildung \* ARABIC </w:instrText>
      </w:r>
      <w:r w:rsidRPr="004C0D5D">
        <w:rPr>
          <w:rFonts w:ascii="Calibri" w:hAnsi="Calibri" w:cs="Calibri"/>
          <w:color w:val="000000"/>
          <w:rPrChange w:id="590" w:author="Oliveira, Bruno" w:date="2017-09-16T15:08:00Z">
            <w:rPr>
              <w:rFonts w:ascii="Calibri" w:hAnsi="Calibri" w:cs="Calibri"/>
              <w:color w:val="000000"/>
            </w:rPr>
          </w:rPrChange>
        </w:rPr>
        <w:fldChar w:fldCharType="separate"/>
      </w:r>
      <w:ins w:id="591" w:author="Oliveira, Bruno" w:date="2017-09-16T15:08:00Z">
        <w:r w:rsidR="004C0D5D">
          <w:rPr>
            <w:rFonts w:ascii="Calibri" w:hAnsi="Calibri" w:cs="Calibri"/>
            <w:noProof/>
            <w:color w:val="000000"/>
          </w:rPr>
          <w:t>23</w:t>
        </w:r>
      </w:ins>
      <w:del w:id="592" w:author="Oliveira, Bruno" w:date="2017-09-16T15:07:00Z">
        <w:r w:rsidR="0083302E" w:rsidRPr="004C0D5D" w:rsidDel="004C0D5D">
          <w:rPr>
            <w:rFonts w:ascii="Calibri" w:hAnsi="Calibri" w:cs="Calibri"/>
            <w:noProof/>
            <w:color w:val="000000"/>
          </w:rPr>
          <w:delText>9</w:delText>
        </w:r>
      </w:del>
      <w:r w:rsidRPr="004C0D5D">
        <w:rPr>
          <w:rFonts w:ascii="Calibri" w:hAnsi="Calibri" w:cs="Calibri"/>
          <w:color w:val="000000"/>
        </w:rPr>
        <w:fldChar w:fldCharType="end"/>
      </w:r>
    </w:p>
    <w:p w14:paraId="55FAA1ED" w14:textId="3B9CBF01" w:rsidR="00531A60" w:rsidRPr="00DC7382" w:rsidRDefault="00531A60" w:rsidP="003A19CC">
      <w:pPr>
        <w:pStyle w:val="Listenabsatz"/>
      </w:pPr>
      <w:r w:rsidRPr="00DC7382">
        <w:t>Klicken Sie auf „Next“</w:t>
      </w:r>
      <w:r w:rsidR="00DC7382">
        <w:t>.</w:t>
      </w:r>
    </w:p>
    <w:p w14:paraId="0B22E56E" w14:textId="77777777" w:rsidR="00531A60" w:rsidRDefault="00531A60" w:rsidP="00531A60"/>
    <w:p w14:paraId="5678BBE0" w14:textId="77777777" w:rsidR="00637799" w:rsidRDefault="00531A60" w:rsidP="004C0D5D">
      <w:pPr>
        <w:jc w:val="center"/>
      </w:pPr>
      <w:r>
        <w:rPr>
          <w:noProof/>
          <w:lang w:eastAsia="de-DE"/>
        </w:rPr>
        <w:lastRenderedPageBreak/>
        <w:drawing>
          <wp:inline distT="0" distB="0" distL="0" distR="0" wp14:anchorId="163A8520" wp14:editId="1FD553F7">
            <wp:extent cx="5902325" cy="4498724"/>
            <wp:effectExtent l="19050" t="19050" r="22225" b="165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2325" cy="4498724"/>
                    </a:xfrm>
                    <a:prstGeom prst="rect">
                      <a:avLst/>
                    </a:prstGeom>
                    <a:ln w="12696" cmpd="sng">
                      <a:solidFill>
                        <a:srgbClr val="000000"/>
                      </a:solidFill>
                      <a:prstDash val="solid"/>
                    </a:ln>
                  </pic:spPr>
                </pic:pic>
              </a:graphicData>
            </a:graphic>
          </wp:inline>
        </w:drawing>
      </w:r>
    </w:p>
    <w:p w14:paraId="54C868C1" w14:textId="3DCE44B0" w:rsidR="00531A60" w:rsidRPr="004C0D5D" w:rsidRDefault="00637799" w:rsidP="004C0D5D">
      <w:pPr>
        <w:pStyle w:val="Beschriftung"/>
        <w:spacing w:line="160" w:lineRule="auto"/>
        <w:ind w:left="10"/>
        <w:jc w:val="left"/>
        <w:rPr>
          <w:rFonts w:ascii="Calibri" w:hAnsi="Calibri" w:cs="Calibri"/>
          <w:color w:val="000000"/>
        </w:rPr>
      </w:pPr>
      <w:r w:rsidRPr="004C0D5D">
        <w:rPr>
          <w:rFonts w:ascii="Calibri" w:hAnsi="Calibri" w:cs="Calibri"/>
          <w:color w:val="000000"/>
        </w:rPr>
        <w:t xml:space="preserve">Abbildung </w:t>
      </w:r>
      <w:r w:rsidRPr="004C0D5D">
        <w:rPr>
          <w:rFonts w:ascii="Calibri" w:hAnsi="Calibri" w:cs="Calibri"/>
          <w:color w:val="000000"/>
        </w:rPr>
        <w:fldChar w:fldCharType="begin"/>
      </w:r>
      <w:r w:rsidRPr="004C0D5D">
        <w:rPr>
          <w:rFonts w:ascii="Calibri" w:hAnsi="Calibri" w:cs="Calibri"/>
          <w:color w:val="000000"/>
        </w:rPr>
        <w:instrText xml:space="preserve"> SEQ Abbildung \* ARABIC </w:instrText>
      </w:r>
      <w:r w:rsidRPr="004C0D5D">
        <w:rPr>
          <w:rFonts w:ascii="Calibri" w:hAnsi="Calibri" w:cs="Calibri"/>
          <w:color w:val="000000"/>
          <w:rPrChange w:id="593" w:author="Oliveira, Bruno" w:date="2017-09-16T15:08:00Z">
            <w:rPr>
              <w:rFonts w:ascii="Calibri" w:hAnsi="Calibri" w:cs="Calibri"/>
              <w:color w:val="000000"/>
            </w:rPr>
          </w:rPrChange>
        </w:rPr>
        <w:fldChar w:fldCharType="separate"/>
      </w:r>
      <w:ins w:id="594" w:author="Oliveira, Bruno" w:date="2017-09-16T15:08:00Z">
        <w:r w:rsidR="004C0D5D">
          <w:rPr>
            <w:rFonts w:ascii="Calibri" w:hAnsi="Calibri" w:cs="Calibri"/>
            <w:noProof/>
            <w:color w:val="000000"/>
          </w:rPr>
          <w:t>24</w:t>
        </w:r>
      </w:ins>
      <w:del w:id="595" w:author="Oliveira, Bruno" w:date="2017-09-16T15:07:00Z">
        <w:r w:rsidR="0083302E" w:rsidRPr="004C0D5D" w:rsidDel="004C0D5D">
          <w:rPr>
            <w:rFonts w:ascii="Calibri" w:hAnsi="Calibri" w:cs="Calibri"/>
            <w:noProof/>
            <w:color w:val="000000"/>
          </w:rPr>
          <w:delText>10</w:delText>
        </w:r>
      </w:del>
      <w:r w:rsidRPr="004C0D5D">
        <w:rPr>
          <w:rFonts w:ascii="Calibri" w:hAnsi="Calibri" w:cs="Calibri"/>
          <w:color w:val="000000"/>
        </w:rPr>
        <w:fldChar w:fldCharType="end"/>
      </w:r>
    </w:p>
    <w:p w14:paraId="4A72DEAD" w14:textId="77777777" w:rsidR="00531A60" w:rsidRDefault="00531A60" w:rsidP="00531A60">
      <w:pPr>
        <w:jc w:val="center"/>
      </w:pPr>
    </w:p>
    <w:p w14:paraId="33D5644C" w14:textId="77777777" w:rsidR="00531A60" w:rsidRDefault="00531A60" w:rsidP="00531A60">
      <w:pPr>
        <w:jc w:val="center"/>
      </w:pPr>
    </w:p>
    <w:p w14:paraId="1C757C19" w14:textId="77777777" w:rsidR="00531A60" w:rsidRDefault="00531A60" w:rsidP="00531A60">
      <w:pPr>
        <w:jc w:val="center"/>
      </w:pPr>
    </w:p>
    <w:p w14:paraId="62267F4E" w14:textId="24AD2894" w:rsidR="00531A60" w:rsidRPr="00860E7C" w:rsidRDefault="00531A60" w:rsidP="003A19CC">
      <w:pPr>
        <w:pStyle w:val="Listenabsatz"/>
        <w:rPr>
          <w:lang w:val="en-US"/>
        </w:rPr>
      </w:pPr>
      <w:r w:rsidRPr="00DC7382">
        <w:t>Nun bekommen Sie den Befehl für weitere WinCollect-Installationen, damit Sie den Agenten nicht mehr über das GUI installieren müssen. Dafür müssen Sie nur den Befehl bezüglich der neue</w:t>
      </w:r>
      <w:r w:rsidR="00DC7382">
        <w:t>n</w:t>
      </w:r>
      <w:r w:rsidRPr="00DC7382">
        <w:t xml:space="preserve"> Log-Quelle anpassen. </w:t>
      </w:r>
      <w:r w:rsidRPr="00860E7C">
        <w:rPr>
          <w:lang w:val="en-US"/>
        </w:rPr>
        <w:t xml:space="preserve">Beispiel: </w:t>
      </w:r>
      <w:r w:rsidRPr="00860E7C">
        <w:rPr>
          <w:lang w:val="en-US"/>
        </w:rPr>
        <w:br/>
      </w:r>
      <w:r w:rsidRPr="00860E7C">
        <w:rPr>
          <w:lang w:val="en-US"/>
        </w:rPr>
        <w:br/>
        <w:t>wincollect-7.2.</w:t>
      </w:r>
      <w:r w:rsidR="007C308F" w:rsidRPr="00860E7C">
        <w:rPr>
          <w:lang w:val="en-US"/>
        </w:rPr>
        <w:t>6</w:t>
      </w:r>
      <w:r w:rsidRPr="00860E7C">
        <w:rPr>
          <w:lang w:val="en-US"/>
        </w:rPr>
        <w:t>-27.x64.exe /s /v"/qn INSTALLDIR=\"C:\Program Files\IBM\WinCollect\" LOG_SOURCE_AUTO_CREATION_ENABLED=True LOG_SOURCE_AUTO_CREATION_PARAMETERS=""Component1.AgentDevice=DeviceWindowsLog&amp;Component1.Action=create&amp;Component1.LogSourceName=</w:t>
      </w:r>
      <w:r w:rsidRPr="00860E7C">
        <w:rPr>
          <w:b/>
          <w:lang w:val="en-US"/>
        </w:rPr>
        <w:t>MY+Log+Source</w:t>
      </w:r>
      <w:r w:rsidRPr="00860E7C">
        <w:rPr>
          <w:lang w:val="en-US"/>
        </w:rPr>
        <w:t>&amp;Component1.LogSourceIdentifier=</w:t>
      </w:r>
      <w:r w:rsidRPr="00860E7C">
        <w:rPr>
          <w:b/>
          <w:lang w:val="en-US"/>
        </w:rPr>
        <w:t>10.0.0.2</w:t>
      </w:r>
      <w:r w:rsidRPr="00860E7C">
        <w:rPr>
          <w:lang w:val="en-US"/>
        </w:rPr>
        <w:t>&amp;Component1.Dest.Name=</w:t>
      </w:r>
      <w:r w:rsidRPr="00860E7C">
        <w:rPr>
          <w:b/>
          <w:lang w:val="en-US"/>
        </w:rPr>
        <w:t>My+Event+Collector</w:t>
      </w:r>
      <w:r w:rsidRPr="00860E7C">
        <w:rPr>
          <w:lang w:val="en-US"/>
        </w:rPr>
        <w:t>&amp;Component1.Dest.Hostname=</w:t>
      </w:r>
      <w:r w:rsidRPr="00860E7C">
        <w:rPr>
          <w:b/>
          <w:lang w:val="en-US"/>
        </w:rPr>
        <w:t>10.0.0.1</w:t>
      </w:r>
      <w:r w:rsidRPr="00860E7C">
        <w:rPr>
          <w:lang w:val="en-US"/>
        </w:rPr>
        <w:t>&amp;Component1.Dest.Port=514&amp;Component1.Dest.Protocol=TCP&amp;Component1.Log.Security=</w:t>
      </w:r>
      <w:r w:rsidRPr="00860E7C">
        <w:rPr>
          <w:b/>
          <w:lang w:val="en-US"/>
        </w:rPr>
        <w:t>true</w:t>
      </w:r>
      <w:r w:rsidRPr="00860E7C">
        <w:rPr>
          <w:lang w:val="en-US"/>
        </w:rPr>
        <w:t>&amp;Component1.Log.System=</w:t>
      </w:r>
      <w:r w:rsidRPr="00860E7C">
        <w:rPr>
          <w:b/>
          <w:lang w:val="en-US"/>
        </w:rPr>
        <w:t>true</w:t>
      </w:r>
      <w:r w:rsidRPr="00860E7C">
        <w:rPr>
          <w:lang w:val="en-US"/>
        </w:rPr>
        <w:t>&amp;Component1.Log.Application=</w:t>
      </w:r>
      <w:r w:rsidRPr="00860E7C">
        <w:rPr>
          <w:b/>
          <w:lang w:val="en-US"/>
        </w:rPr>
        <w:t>true</w:t>
      </w:r>
      <w:r w:rsidRPr="00860E7C">
        <w:rPr>
          <w:lang w:val="en-US"/>
        </w:rPr>
        <w:t>&amp;Component1.Log.DNS+Server=</w:t>
      </w:r>
      <w:r w:rsidRPr="00860E7C">
        <w:rPr>
          <w:b/>
          <w:lang w:val="en-US"/>
        </w:rPr>
        <w:t>false</w:t>
      </w:r>
      <w:r w:rsidRPr="00860E7C">
        <w:rPr>
          <w:lang w:val="en-US"/>
        </w:rPr>
        <w:t>&amp;Component1.Log.File+Replication+Service=</w:t>
      </w:r>
      <w:r w:rsidRPr="00860E7C">
        <w:rPr>
          <w:b/>
          <w:lang w:val="en-US"/>
        </w:rPr>
        <w:t>false</w:t>
      </w:r>
      <w:r w:rsidRPr="00860E7C">
        <w:rPr>
          <w:lang w:val="en-US"/>
        </w:rPr>
        <w:t>&amp;Component1.Log.Directory+Service=</w:t>
      </w:r>
      <w:r w:rsidRPr="00860E7C">
        <w:rPr>
          <w:b/>
          <w:lang w:val="en-US"/>
        </w:rPr>
        <w:t>false</w:t>
      </w:r>
      <w:r w:rsidRPr="00860E7C">
        <w:rPr>
          <w:lang w:val="en-US"/>
        </w:rPr>
        <w:t>&amp;Component1.RemoteMachinePollInterval=</w:t>
      </w:r>
      <w:r w:rsidRPr="00860E7C">
        <w:rPr>
          <w:b/>
          <w:lang w:val="en-US"/>
        </w:rPr>
        <w:t>1000</w:t>
      </w:r>
      <w:r w:rsidRPr="00860E7C">
        <w:rPr>
          <w:lang w:val="en-US"/>
        </w:rPr>
        <w:t>&amp;Component1.EventRateTuningProfile=</w:t>
      </w:r>
      <w:r w:rsidRPr="00860E7C">
        <w:rPr>
          <w:b/>
          <w:lang w:val="en-US"/>
        </w:rPr>
        <w:t>Typical+Server</w:t>
      </w:r>
      <w:r w:rsidRPr="00860E7C">
        <w:rPr>
          <w:lang w:val="en-US"/>
        </w:rPr>
        <w:t>&amp;Component1.MinLogsToProcessPerPass=</w:t>
      </w:r>
      <w:r w:rsidRPr="00860E7C">
        <w:rPr>
          <w:b/>
          <w:lang w:val="en-US"/>
        </w:rPr>
        <w:t>500</w:t>
      </w:r>
      <w:r w:rsidRPr="00860E7C">
        <w:rPr>
          <w:lang w:val="en-US"/>
        </w:rPr>
        <w:t>&amp;Component1.MaxLogsToProcessPerPass=</w:t>
      </w:r>
      <w:r w:rsidRPr="00860E7C">
        <w:rPr>
          <w:b/>
          <w:lang w:val="en-US"/>
        </w:rPr>
        <w:t>750</w:t>
      </w:r>
      <w:r w:rsidRPr="00860E7C">
        <w:rPr>
          <w:lang w:val="en-US"/>
        </w:rPr>
        <w:t>"""</w:t>
      </w:r>
      <w:r w:rsidRPr="00860E7C">
        <w:rPr>
          <w:lang w:val="en-US"/>
        </w:rPr>
        <w:br/>
      </w:r>
    </w:p>
    <w:p w14:paraId="79EEC453" w14:textId="08E454C5" w:rsidR="00531A60" w:rsidRPr="00DC7382" w:rsidRDefault="00531A60" w:rsidP="003A19CC">
      <w:pPr>
        <w:pStyle w:val="Listenabsatz"/>
      </w:pPr>
      <w:r w:rsidRPr="00DC7382">
        <w:t>Klicken Sie auf „Next“</w:t>
      </w:r>
      <w:r w:rsidR="00DC7382">
        <w:t>.</w:t>
      </w:r>
    </w:p>
    <w:p w14:paraId="337190AA" w14:textId="77777777" w:rsidR="00637799" w:rsidRDefault="00531A60" w:rsidP="004C0D5D">
      <w:pPr>
        <w:jc w:val="center"/>
      </w:pPr>
      <w:r>
        <w:rPr>
          <w:noProof/>
          <w:lang w:eastAsia="de-DE"/>
        </w:rPr>
        <w:lastRenderedPageBreak/>
        <w:drawing>
          <wp:inline distT="0" distB="0" distL="0" distR="0" wp14:anchorId="6C9FE4A8" wp14:editId="5E776D81">
            <wp:extent cx="5902325" cy="4246795"/>
            <wp:effectExtent l="19050" t="19050" r="22225" b="209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02325" cy="4246795"/>
                    </a:xfrm>
                    <a:prstGeom prst="rect">
                      <a:avLst/>
                    </a:prstGeom>
                    <a:ln w="12696" cmpd="sng">
                      <a:solidFill>
                        <a:srgbClr val="000000"/>
                      </a:solidFill>
                      <a:prstDash val="solid"/>
                    </a:ln>
                  </pic:spPr>
                </pic:pic>
              </a:graphicData>
            </a:graphic>
          </wp:inline>
        </w:drawing>
      </w:r>
    </w:p>
    <w:p w14:paraId="57EEA10F" w14:textId="2B589FD9" w:rsidR="00531A60" w:rsidRPr="004C0D5D" w:rsidRDefault="00637799" w:rsidP="004C0D5D">
      <w:pPr>
        <w:pStyle w:val="Beschriftung"/>
        <w:spacing w:line="160" w:lineRule="auto"/>
        <w:ind w:left="10"/>
        <w:jc w:val="left"/>
        <w:rPr>
          <w:rFonts w:ascii="Calibri" w:hAnsi="Calibri" w:cs="Calibri"/>
          <w:color w:val="000000"/>
        </w:rPr>
      </w:pPr>
      <w:r w:rsidRPr="004C0D5D">
        <w:rPr>
          <w:rFonts w:ascii="Calibri" w:hAnsi="Calibri" w:cs="Calibri"/>
          <w:color w:val="000000"/>
        </w:rPr>
        <w:t xml:space="preserve">Abbildung </w:t>
      </w:r>
      <w:r w:rsidRPr="004C0D5D">
        <w:rPr>
          <w:rFonts w:ascii="Calibri" w:hAnsi="Calibri" w:cs="Calibri"/>
          <w:color w:val="000000"/>
        </w:rPr>
        <w:fldChar w:fldCharType="begin"/>
      </w:r>
      <w:r w:rsidRPr="004C0D5D">
        <w:rPr>
          <w:rFonts w:ascii="Calibri" w:hAnsi="Calibri" w:cs="Calibri"/>
          <w:color w:val="000000"/>
        </w:rPr>
        <w:instrText xml:space="preserve"> SEQ Abbildung \* ARABIC </w:instrText>
      </w:r>
      <w:r w:rsidRPr="004C0D5D">
        <w:rPr>
          <w:rFonts w:ascii="Calibri" w:hAnsi="Calibri" w:cs="Calibri"/>
          <w:color w:val="000000"/>
          <w:rPrChange w:id="596" w:author="Oliveira, Bruno" w:date="2017-09-16T15:08:00Z">
            <w:rPr>
              <w:rFonts w:ascii="Calibri" w:hAnsi="Calibri" w:cs="Calibri"/>
              <w:color w:val="000000"/>
            </w:rPr>
          </w:rPrChange>
        </w:rPr>
        <w:fldChar w:fldCharType="separate"/>
      </w:r>
      <w:ins w:id="597" w:author="Oliveira, Bruno" w:date="2017-09-16T15:08:00Z">
        <w:r w:rsidR="004C0D5D">
          <w:rPr>
            <w:rFonts w:ascii="Calibri" w:hAnsi="Calibri" w:cs="Calibri"/>
            <w:noProof/>
            <w:color w:val="000000"/>
          </w:rPr>
          <w:t>25</w:t>
        </w:r>
      </w:ins>
      <w:del w:id="598" w:author="Oliveira, Bruno" w:date="2017-09-16T15:07:00Z">
        <w:r w:rsidR="0083302E" w:rsidRPr="004C0D5D" w:rsidDel="004C0D5D">
          <w:rPr>
            <w:rFonts w:ascii="Calibri" w:hAnsi="Calibri" w:cs="Calibri"/>
            <w:noProof/>
            <w:color w:val="000000"/>
          </w:rPr>
          <w:delText>11</w:delText>
        </w:r>
      </w:del>
      <w:r w:rsidRPr="004C0D5D">
        <w:rPr>
          <w:rFonts w:ascii="Calibri" w:hAnsi="Calibri" w:cs="Calibri"/>
          <w:color w:val="000000"/>
        </w:rPr>
        <w:fldChar w:fldCharType="end"/>
      </w:r>
    </w:p>
    <w:p w14:paraId="78A58E7E" w14:textId="77777777" w:rsidR="00531A60" w:rsidRDefault="00531A60" w:rsidP="00531A60">
      <w:pPr>
        <w:jc w:val="center"/>
      </w:pPr>
    </w:p>
    <w:p w14:paraId="02587402" w14:textId="77777777" w:rsidR="00531A60" w:rsidRDefault="00531A60" w:rsidP="00531A60">
      <w:pPr>
        <w:jc w:val="center"/>
      </w:pPr>
    </w:p>
    <w:p w14:paraId="3E052495" w14:textId="77777777" w:rsidR="00531A60" w:rsidRPr="00DC7382" w:rsidRDefault="00531A60" w:rsidP="003A19CC">
      <w:pPr>
        <w:pStyle w:val="Listenabsatz"/>
      </w:pPr>
      <w:r w:rsidRPr="00DC7382">
        <w:t>Klicken Sie auf „Next“, um WinCollect zu installieren.</w:t>
      </w:r>
    </w:p>
    <w:p w14:paraId="66592B7D" w14:textId="77777777" w:rsidR="00531A60" w:rsidRDefault="00531A60" w:rsidP="00531A60"/>
    <w:p w14:paraId="1ECA10A8" w14:textId="77777777" w:rsidR="00637799" w:rsidRDefault="00531A60" w:rsidP="004C0D5D">
      <w:pPr>
        <w:jc w:val="center"/>
      </w:pPr>
      <w:r>
        <w:rPr>
          <w:noProof/>
          <w:lang w:eastAsia="de-DE"/>
        </w:rPr>
        <w:lastRenderedPageBreak/>
        <w:drawing>
          <wp:inline distT="0" distB="0" distL="0" distR="0" wp14:anchorId="13328FF7" wp14:editId="1F00210B">
            <wp:extent cx="5902325" cy="4570703"/>
            <wp:effectExtent l="19050" t="19050" r="22225" b="209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02325" cy="4570703"/>
                    </a:xfrm>
                    <a:prstGeom prst="rect">
                      <a:avLst/>
                    </a:prstGeom>
                    <a:ln w="12696" cmpd="sng">
                      <a:solidFill>
                        <a:srgbClr val="000000"/>
                      </a:solidFill>
                      <a:prstDash val="solid"/>
                    </a:ln>
                  </pic:spPr>
                </pic:pic>
              </a:graphicData>
            </a:graphic>
          </wp:inline>
        </w:drawing>
      </w:r>
    </w:p>
    <w:p w14:paraId="05E63F91" w14:textId="5CDF5422" w:rsidR="00531A60" w:rsidRPr="004C0D5D" w:rsidRDefault="00637799" w:rsidP="004C0D5D">
      <w:pPr>
        <w:pStyle w:val="Beschriftung"/>
        <w:spacing w:line="160" w:lineRule="auto"/>
        <w:ind w:left="10"/>
        <w:jc w:val="left"/>
        <w:rPr>
          <w:rFonts w:ascii="Calibri" w:hAnsi="Calibri" w:cs="Calibri"/>
          <w:color w:val="000000"/>
        </w:rPr>
      </w:pPr>
      <w:r w:rsidRPr="004C0D5D">
        <w:rPr>
          <w:rFonts w:ascii="Calibri" w:hAnsi="Calibri" w:cs="Calibri"/>
          <w:color w:val="000000"/>
        </w:rPr>
        <w:t xml:space="preserve">Abbildung </w:t>
      </w:r>
      <w:r w:rsidRPr="004C0D5D">
        <w:rPr>
          <w:rFonts w:ascii="Calibri" w:hAnsi="Calibri" w:cs="Calibri"/>
          <w:color w:val="000000"/>
        </w:rPr>
        <w:fldChar w:fldCharType="begin"/>
      </w:r>
      <w:r w:rsidRPr="004C0D5D">
        <w:rPr>
          <w:rFonts w:ascii="Calibri" w:hAnsi="Calibri" w:cs="Calibri"/>
          <w:color w:val="000000"/>
        </w:rPr>
        <w:instrText xml:space="preserve"> SEQ Abbildung \* ARABIC </w:instrText>
      </w:r>
      <w:r w:rsidRPr="004C0D5D">
        <w:rPr>
          <w:rFonts w:ascii="Calibri" w:hAnsi="Calibri" w:cs="Calibri"/>
          <w:color w:val="000000"/>
          <w:rPrChange w:id="599" w:author="Oliveira, Bruno" w:date="2017-09-16T15:08:00Z">
            <w:rPr>
              <w:rFonts w:ascii="Calibri" w:hAnsi="Calibri" w:cs="Calibri"/>
              <w:color w:val="000000"/>
            </w:rPr>
          </w:rPrChange>
        </w:rPr>
        <w:fldChar w:fldCharType="separate"/>
      </w:r>
      <w:ins w:id="600" w:author="Oliveira, Bruno" w:date="2017-09-16T15:08:00Z">
        <w:r w:rsidR="004C0D5D">
          <w:rPr>
            <w:rFonts w:ascii="Calibri" w:hAnsi="Calibri" w:cs="Calibri"/>
            <w:noProof/>
            <w:color w:val="000000"/>
          </w:rPr>
          <w:t>26</w:t>
        </w:r>
      </w:ins>
      <w:del w:id="601" w:author="Oliveira, Bruno" w:date="2017-09-16T15:07:00Z">
        <w:r w:rsidR="0083302E" w:rsidRPr="004C0D5D" w:rsidDel="004C0D5D">
          <w:rPr>
            <w:rFonts w:ascii="Calibri" w:hAnsi="Calibri" w:cs="Calibri"/>
            <w:noProof/>
            <w:color w:val="000000"/>
          </w:rPr>
          <w:delText>12</w:delText>
        </w:r>
      </w:del>
      <w:r w:rsidRPr="004C0D5D">
        <w:rPr>
          <w:rFonts w:ascii="Calibri" w:hAnsi="Calibri" w:cs="Calibri"/>
          <w:color w:val="000000"/>
        </w:rPr>
        <w:fldChar w:fldCharType="end"/>
      </w:r>
    </w:p>
    <w:bookmarkEnd w:id="5"/>
    <w:bookmarkEnd w:id="4"/>
    <w:p w14:paraId="6CEDC336" w14:textId="22604610" w:rsidR="00531A60" w:rsidRDefault="00531A60" w:rsidP="00531A60"/>
    <w:p w14:paraId="7CD2FC6E" w14:textId="06E02801" w:rsidR="00D4510A" w:rsidRDefault="00A85885">
      <w:pPr>
        <w:pStyle w:val="berschrift2"/>
        <w:pPrChange w:id="602" w:author="Oliveira, Bruno" w:date="2017-09-16T15:06:00Z">
          <w:pPr>
            <w:pStyle w:val="berschrift1"/>
          </w:pPr>
        </w:pPrChange>
      </w:pPr>
      <w:bookmarkStart w:id="603" w:name="_Toc492580177"/>
      <w:r>
        <w:t>Sonstiges</w:t>
      </w:r>
      <w:bookmarkEnd w:id="603"/>
      <w:r w:rsidR="00D4510A" w:rsidRPr="00D4510A">
        <w:t xml:space="preserve"> </w:t>
      </w:r>
      <w:r w:rsidR="00D4510A">
        <w:tab/>
      </w:r>
    </w:p>
    <w:p w14:paraId="3A62C4FB" w14:textId="3A674C2F" w:rsidR="00D4510A" w:rsidRDefault="00D4510A" w:rsidP="00D4510A">
      <w:pPr>
        <w:ind w:left="432"/>
      </w:pPr>
    </w:p>
    <w:p w14:paraId="27E28795" w14:textId="3A4E878C" w:rsidR="00D4510A" w:rsidRDefault="00D4510A" w:rsidP="00D4510A">
      <w:pPr>
        <w:pStyle w:val="berschrift2"/>
      </w:pPr>
      <w:bookmarkStart w:id="604" w:name="_Toc492580178"/>
      <w:r>
        <w:t>TLS-Konfiguration</w:t>
      </w:r>
      <w:bookmarkEnd w:id="604"/>
    </w:p>
    <w:p w14:paraId="37130041" w14:textId="55B0AFDC" w:rsidR="00D4510A" w:rsidRDefault="00C80163" w:rsidP="00D4510A">
      <w:pPr>
        <w:pStyle w:val="berschrift3"/>
      </w:pPr>
      <w:bookmarkStart w:id="605" w:name="_Toc492580179"/>
      <w:r>
        <w:t>Zertifikate</w:t>
      </w:r>
      <w:bookmarkEnd w:id="605"/>
    </w:p>
    <w:p w14:paraId="7D19F1D1" w14:textId="77777777" w:rsidR="00CD2286" w:rsidRDefault="00306169" w:rsidP="00306169">
      <w:pPr>
        <w:rPr>
          <w:rFonts w:ascii="BookMaster" w:hAnsi="BookMaster" w:cs="BookMaster"/>
          <w:sz w:val="20"/>
          <w:szCs w:val="20"/>
        </w:rPr>
      </w:pPr>
      <w:r>
        <w:t xml:space="preserve">Die QRadar-Zertifikate befinden sich unter </w:t>
      </w:r>
      <w:r>
        <w:rPr>
          <w:rFonts w:ascii="BookMaster" w:hAnsi="BookMaster" w:cs="BookMaster"/>
          <w:sz w:val="20"/>
          <w:szCs w:val="20"/>
        </w:rPr>
        <w:t>/opt/qradar/conf/trusted_certificates</w:t>
      </w:r>
      <w:r w:rsidR="00CD2286">
        <w:rPr>
          <w:rFonts w:ascii="BookMaster" w:hAnsi="BookMaster" w:cs="BookMaster"/>
          <w:sz w:val="20"/>
          <w:szCs w:val="20"/>
        </w:rPr>
        <w:t>. Für die verschlüsselte Kommunikation zwischen QRadar und Logquellen wird das Zertifikat syslog-tls.cert verwendet. Es handelt sich hierbei um ein selbst-signiertes Zertifikat. Man kann ein neues Zertifikat erstellen und das alte von IBM/QRadar ersetzen. Dafür muss man zuerst die Datei „/opt/qradar/conf/</w:t>
      </w:r>
      <w:r w:rsidR="00CD2286" w:rsidRPr="00CD2286">
        <w:rPr>
          <w:rFonts w:ascii="BookMaster" w:hAnsi="BookMaster" w:cs="BookMaster"/>
          <w:sz w:val="20"/>
          <w:szCs w:val="20"/>
        </w:rPr>
        <w:t>syslog-tls.keystore</w:t>
      </w:r>
      <w:r w:rsidR="00CD2286">
        <w:rPr>
          <w:rFonts w:ascii="BookMaster" w:hAnsi="BookMaster" w:cs="BookMaster"/>
          <w:sz w:val="20"/>
          <w:szCs w:val="20"/>
        </w:rPr>
        <w:t>“ löschen und in QRadar „Full Deployment“ anstoßen. Danach wird ein neues Zertifikat erzeugt und als syslog-tls.cert gespeichert. (Das alte Zertifikat wird ersetzt)</w:t>
      </w:r>
    </w:p>
    <w:p w14:paraId="3A02B375" w14:textId="4E20D1C9" w:rsidR="00CD2286" w:rsidRDefault="00CD2286" w:rsidP="00306169">
      <w:pPr>
        <w:rPr>
          <w:rFonts w:ascii="BookMaster" w:hAnsi="BookMaster" w:cs="BookMaster"/>
          <w:sz w:val="20"/>
          <w:szCs w:val="20"/>
        </w:rPr>
      </w:pPr>
      <w:r>
        <w:rPr>
          <w:rFonts w:ascii="BookMaster" w:hAnsi="BookMaster" w:cs="BookMaster"/>
          <w:sz w:val="20"/>
          <w:szCs w:val="20"/>
        </w:rPr>
        <w:t>Falls Sie Ihr eigenes Zertifikat benutzen möchten, müssen Sie Ihr Zertifikat in dem Keystore aufnehmen. Zunächst sieht man den Inhalt vom Keystore an, indem man das folgende Script ausführt:</w:t>
      </w:r>
    </w:p>
    <w:p w14:paraId="1448D157" w14:textId="59E47520" w:rsidR="00CD2286" w:rsidRDefault="00CD2286" w:rsidP="00CD2286">
      <w:pPr>
        <w:ind w:left="2127" w:firstLine="709"/>
        <w:rPr>
          <w:rFonts w:ascii="BookMaster" w:hAnsi="BookMaster" w:cs="BookMaster"/>
          <w:sz w:val="20"/>
          <w:szCs w:val="20"/>
        </w:rPr>
      </w:pPr>
      <w:r w:rsidRPr="00CD2286">
        <w:rPr>
          <w:rFonts w:ascii="BookMaster" w:hAnsi="BookMaster" w:cs="BookMaster"/>
          <w:sz w:val="20"/>
          <w:szCs w:val="20"/>
        </w:rPr>
        <w:t>/opt/qradar/bin/syslog_tls_import_cert.sh</w:t>
      </w:r>
    </w:p>
    <w:p w14:paraId="2C6E3B72" w14:textId="574DFD47" w:rsidR="00CD2286" w:rsidRDefault="00CD2286" w:rsidP="00CD2286">
      <w:pPr>
        <w:rPr>
          <w:rFonts w:ascii="BookMaster" w:hAnsi="BookMaster" w:cs="BookMaster"/>
          <w:sz w:val="20"/>
          <w:szCs w:val="20"/>
        </w:rPr>
      </w:pPr>
      <w:r>
        <w:rPr>
          <w:rFonts w:ascii="BookMaster" w:hAnsi="BookMaster" w:cs="BookMaster"/>
          <w:sz w:val="20"/>
          <w:szCs w:val="20"/>
        </w:rPr>
        <w:t>Für das importieren von eigenen Zertifikaten reicht der folgende Befehl:</w:t>
      </w:r>
    </w:p>
    <w:p w14:paraId="65FA7F82" w14:textId="244798A1" w:rsidR="00CD2286" w:rsidRPr="00860E7C" w:rsidRDefault="00CD2286" w:rsidP="00CD2286">
      <w:pPr>
        <w:rPr>
          <w:rFonts w:ascii="BookMaster" w:hAnsi="BookMaster" w:cs="BookMaster"/>
          <w:sz w:val="20"/>
          <w:szCs w:val="20"/>
          <w:lang w:val="en-US"/>
        </w:rPr>
      </w:pPr>
      <w:r w:rsidRPr="00860E7C">
        <w:rPr>
          <w:rFonts w:ascii="BookMaster" w:hAnsi="BookMaster" w:cs="BookMaster"/>
          <w:sz w:val="20"/>
          <w:szCs w:val="20"/>
          <w:lang w:val="en-US"/>
        </w:rPr>
        <w:t xml:space="preserve">/opt/qradar/bin/syslog_tls_import_cert.sh -a </w:t>
      </w:r>
      <w:r w:rsidRPr="00860E7C">
        <w:rPr>
          <w:rFonts w:ascii="BookMaster" w:hAnsi="BookMaster" w:cs="BookMaster"/>
          <w:b/>
          <w:sz w:val="20"/>
          <w:szCs w:val="20"/>
          <w:lang w:val="en-US"/>
        </w:rPr>
        <w:t>TLS</w:t>
      </w:r>
      <w:r w:rsidRPr="00860E7C">
        <w:rPr>
          <w:rFonts w:ascii="BookMaster" w:hAnsi="BookMaster" w:cs="BookMaster"/>
          <w:sz w:val="20"/>
          <w:szCs w:val="20"/>
          <w:lang w:val="en-US"/>
        </w:rPr>
        <w:t xml:space="preserve"> -k /</w:t>
      </w:r>
      <w:r w:rsidRPr="00860E7C">
        <w:rPr>
          <w:rFonts w:ascii="BookMaster" w:hAnsi="BookMaster" w:cs="BookMaster"/>
          <w:b/>
          <w:sz w:val="20"/>
          <w:szCs w:val="20"/>
          <w:lang w:val="en-US"/>
        </w:rPr>
        <w:t>tmp/Certificates/ia.key</w:t>
      </w:r>
      <w:r w:rsidRPr="00860E7C">
        <w:rPr>
          <w:rFonts w:ascii="BookMaster" w:hAnsi="BookMaster" w:cs="BookMaster"/>
          <w:sz w:val="20"/>
          <w:szCs w:val="20"/>
          <w:lang w:val="en-US"/>
        </w:rPr>
        <w:t xml:space="preserve"> -c </w:t>
      </w:r>
      <w:r w:rsidRPr="00860E7C">
        <w:rPr>
          <w:rFonts w:ascii="BookMaster" w:hAnsi="BookMaster" w:cs="BookMaster"/>
          <w:b/>
          <w:sz w:val="20"/>
          <w:szCs w:val="20"/>
          <w:lang w:val="en-US"/>
        </w:rPr>
        <w:t>/tmp/Certificates/ia.crt</w:t>
      </w:r>
    </w:p>
    <w:p w14:paraId="76575DDD" w14:textId="7C069679" w:rsidR="00306169" w:rsidRPr="00306169" w:rsidRDefault="00306169" w:rsidP="00306169">
      <w:r w:rsidRPr="00860E7C">
        <w:rPr>
          <w:lang w:val="en-US"/>
        </w:rPr>
        <w:t xml:space="preserve"> </w:t>
      </w:r>
      <w:r w:rsidR="00CD2286">
        <w:t>Die fettgedruckten Parameter müssen je nach Installation angepasst werden.</w:t>
      </w:r>
    </w:p>
    <w:p w14:paraId="40557B15" w14:textId="2B411797" w:rsidR="00C80163" w:rsidRDefault="00C80163" w:rsidP="00C80163">
      <w:pPr>
        <w:pStyle w:val="berschrift3"/>
      </w:pPr>
      <w:bookmarkStart w:id="606" w:name="_Toc492580180"/>
      <w:commentRangeStart w:id="607"/>
      <w:r>
        <w:lastRenderedPageBreak/>
        <w:t>DummyLogsource</w:t>
      </w:r>
      <w:bookmarkEnd w:id="606"/>
      <w:commentRangeEnd w:id="607"/>
      <w:r w:rsidR="000769BD">
        <w:rPr>
          <w:rStyle w:val="Kommentarzeichen"/>
          <w:rFonts w:asciiTheme="minorHAnsi" w:eastAsiaTheme="minorHAnsi" w:hAnsiTheme="minorHAnsi" w:cstheme="minorBidi"/>
          <w:b w:val="0"/>
          <w:bCs w:val="0"/>
        </w:rPr>
        <w:commentReference w:id="607"/>
      </w:r>
    </w:p>
    <w:p w14:paraId="4BE83C42" w14:textId="600AC028" w:rsidR="00C80163" w:rsidRDefault="00995597" w:rsidP="00C80163">
      <w:r>
        <w:t>Um zu wissen, ob QRadar Events an einem Port erwartet, muss man einen Befehl absetzen. Hier als Beispiel für den Port 6514:</w:t>
      </w:r>
    </w:p>
    <w:p w14:paraId="7FC1C0B2" w14:textId="77777777" w:rsidR="008E0886" w:rsidRDefault="00995597" w:rsidP="004C0D5D">
      <w:pPr>
        <w:jc w:val="center"/>
      </w:pPr>
      <w:r>
        <w:rPr>
          <w:noProof/>
          <w:lang w:eastAsia="de-DE"/>
        </w:rPr>
        <w:drawing>
          <wp:inline distT="0" distB="0" distL="0" distR="0" wp14:anchorId="001EABB0" wp14:editId="0066FF98">
            <wp:extent cx="5902325" cy="503857"/>
            <wp:effectExtent l="19050" t="19050" r="22225" b="1079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02325" cy="503857"/>
                    </a:xfrm>
                    <a:prstGeom prst="rect">
                      <a:avLst/>
                    </a:prstGeom>
                    <a:ln w="12696" cmpd="sng">
                      <a:solidFill>
                        <a:srgbClr val="000000"/>
                      </a:solidFill>
                      <a:prstDash val="solid"/>
                    </a:ln>
                  </pic:spPr>
                </pic:pic>
              </a:graphicData>
            </a:graphic>
          </wp:inline>
        </w:drawing>
      </w:r>
    </w:p>
    <w:p w14:paraId="5EC48341" w14:textId="48F285CF" w:rsidR="00995597" w:rsidRPr="004C0D5D" w:rsidRDefault="008E0886" w:rsidP="004C0D5D">
      <w:pPr>
        <w:pStyle w:val="Beschriftung"/>
        <w:spacing w:line="160" w:lineRule="auto"/>
        <w:ind w:left="10"/>
        <w:jc w:val="left"/>
        <w:rPr>
          <w:rFonts w:ascii="Calibri" w:hAnsi="Calibri" w:cs="Calibri"/>
          <w:color w:val="000000"/>
        </w:rPr>
      </w:pPr>
      <w:r w:rsidRPr="004C0D5D">
        <w:rPr>
          <w:rFonts w:ascii="Calibri" w:hAnsi="Calibri" w:cs="Calibri"/>
          <w:color w:val="000000"/>
        </w:rPr>
        <w:t xml:space="preserve">Abbildung </w:t>
      </w:r>
      <w:r w:rsidRPr="004C0D5D">
        <w:rPr>
          <w:rFonts w:ascii="Calibri" w:hAnsi="Calibri" w:cs="Calibri"/>
          <w:color w:val="000000"/>
        </w:rPr>
        <w:fldChar w:fldCharType="begin"/>
      </w:r>
      <w:r w:rsidRPr="004C0D5D">
        <w:rPr>
          <w:rFonts w:ascii="Calibri" w:hAnsi="Calibri" w:cs="Calibri"/>
          <w:color w:val="000000"/>
        </w:rPr>
        <w:instrText xml:space="preserve"> SEQ Abbildung \* ARABIC </w:instrText>
      </w:r>
      <w:r w:rsidRPr="004C0D5D">
        <w:rPr>
          <w:rFonts w:ascii="Calibri" w:hAnsi="Calibri" w:cs="Calibri"/>
          <w:color w:val="000000"/>
          <w:rPrChange w:id="608" w:author="Oliveira, Bruno" w:date="2017-09-16T15:08:00Z">
            <w:rPr>
              <w:rFonts w:ascii="Calibri" w:hAnsi="Calibri" w:cs="Calibri"/>
              <w:color w:val="000000"/>
            </w:rPr>
          </w:rPrChange>
        </w:rPr>
        <w:fldChar w:fldCharType="separate"/>
      </w:r>
      <w:ins w:id="609" w:author="Oliveira, Bruno" w:date="2017-09-16T15:08:00Z">
        <w:r w:rsidR="004C0D5D">
          <w:rPr>
            <w:rFonts w:ascii="Calibri" w:hAnsi="Calibri" w:cs="Calibri"/>
            <w:noProof/>
            <w:color w:val="000000"/>
          </w:rPr>
          <w:t>27</w:t>
        </w:r>
      </w:ins>
      <w:del w:id="610" w:author="Oliveira, Bruno" w:date="2017-09-16T15:07:00Z">
        <w:r w:rsidR="0083302E" w:rsidRPr="004C0D5D" w:rsidDel="004C0D5D">
          <w:rPr>
            <w:rFonts w:ascii="Calibri" w:hAnsi="Calibri" w:cs="Calibri"/>
            <w:noProof/>
            <w:color w:val="000000"/>
          </w:rPr>
          <w:delText>13</w:delText>
        </w:r>
      </w:del>
      <w:r w:rsidRPr="004C0D5D">
        <w:rPr>
          <w:rFonts w:ascii="Calibri" w:hAnsi="Calibri" w:cs="Calibri"/>
          <w:color w:val="000000"/>
        </w:rPr>
        <w:fldChar w:fldCharType="end"/>
      </w:r>
    </w:p>
    <w:p w14:paraId="3997CFE9" w14:textId="56038642" w:rsidR="00995597" w:rsidRDefault="0018323F" w:rsidP="00C80163">
      <w:r>
        <w:t xml:space="preserve">Für TLS-Syslog verwendet QRadar standardmäßig den Port 6514. Allerdings ist der Port meistens nicht offen. Dafür muss eine Logquelle angelegt werden, die an diesem Port lauscht. </w:t>
      </w:r>
      <w:r w:rsidR="00617D90">
        <w:t>Definieren Sie unter „maximum connections“ die maximale Anzahl von Verbindungen, die QRadar an diesem Port erlauben soll.</w:t>
      </w:r>
    </w:p>
    <w:p w14:paraId="129B4F46" w14:textId="197BB88F" w:rsidR="0018323F" w:rsidRDefault="0018323F" w:rsidP="00C80163"/>
    <w:p w14:paraId="47E46CB4" w14:textId="77777777" w:rsidR="008E0886" w:rsidRDefault="0018323F" w:rsidP="004C0D5D">
      <w:pPr>
        <w:jc w:val="center"/>
      </w:pPr>
      <w:r>
        <w:rPr>
          <w:noProof/>
          <w:lang w:eastAsia="de-DE"/>
        </w:rPr>
        <w:drawing>
          <wp:inline distT="0" distB="0" distL="0" distR="0" wp14:anchorId="32350CF4" wp14:editId="3CA0D1D8">
            <wp:extent cx="5902325" cy="4822631"/>
            <wp:effectExtent l="19050" t="19050" r="22225" b="165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02325" cy="4822631"/>
                    </a:xfrm>
                    <a:prstGeom prst="rect">
                      <a:avLst/>
                    </a:prstGeom>
                    <a:ln w="12696" cmpd="sng">
                      <a:solidFill>
                        <a:srgbClr val="000000"/>
                      </a:solidFill>
                      <a:prstDash val="solid"/>
                    </a:ln>
                  </pic:spPr>
                </pic:pic>
              </a:graphicData>
            </a:graphic>
          </wp:inline>
        </w:drawing>
      </w:r>
    </w:p>
    <w:p w14:paraId="3A63F588" w14:textId="00C34032" w:rsidR="0018323F" w:rsidRPr="004C0D5D" w:rsidRDefault="008E0886" w:rsidP="004C0D5D">
      <w:pPr>
        <w:pStyle w:val="Beschriftung"/>
        <w:spacing w:line="160" w:lineRule="auto"/>
        <w:ind w:left="10"/>
        <w:jc w:val="left"/>
        <w:rPr>
          <w:rFonts w:ascii="Calibri" w:hAnsi="Calibri" w:cs="Calibri"/>
          <w:color w:val="000000"/>
        </w:rPr>
      </w:pPr>
      <w:r w:rsidRPr="004C0D5D">
        <w:rPr>
          <w:rFonts w:ascii="Calibri" w:hAnsi="Calibri" w:cs="Calibri"/>
          <w:color w:val="000000"/>
        </w:rPr>
        <w:t xml:space="preserve">Abbildung </w:t>
      </w:r>
      <w:r w:rsidRPr="004C0D5D">
        <w:rPr>
          <w:rFonts w:ascii="Calibri" w:hAnsi="Calibri" w:cs="Calibri"/>
          <w:color w:val="000000"/>
        </w:rPr>
        <w:fldChar w:fldCharType="begin"/>
      </w:r>
      <w:r w:rsidRPr="004C0D5D">
        <w:rPr>
          <w:rFonts w:ascii="Calibri" w:hAnsi="Calibri" w:cs="Calibri"/>
          <w:color w:val="000000"/>
        </w:rPr>
        <w:instrText xml:space="preserve"> SEQ Abbildung \* ARABIC </w:instrText>
      </w:r>
      <w:r w:rsidRPr="004C0D5D">
        <w:rPr>
          <w:rFonts w:ascii="Calibri" w:hAnsi="Calibri" w:cs="Calibri"/>
          <w:color w:val="000000"/>
          <w:rPrChange w:id="611" w:author="Oliveira, Bruno" w:date="2017-09-16T15:08:00Z">
            <w:rPr>
              <w:rFonts w:ascii="Calibri" w:hAnsi="Calibri" w:cs="Calibri"/>
              <w:color w:val="000000"/>
            </w:rPr>
          </w:rPrChange>
        </w:rPr>
        <w:fldChar w:fldCharType="separate"/>
      </w:r>
      <w:ins w:id="612" w:author="Oliveira, Bruno" w:date="2017-09-16T15:08:00Z">
        <w:r w:rsidR="004C0D5D">
          <w:rPr>
            <w:rFonts w:ascii="Calibri" w:hAnsi="Calibri" w:cs="Calibri"/>
            <w:noProof/>
            <w:color w:val="000000"/>
          </w:rPr>
          <w:t>28</w:t>
        </w:r>
      </w:ins>
      <w:del w:id="613" w:author="Oliveira, Bruno" w:date="2017-09-16T15:07:00Z">
        <w:r w:rsidR="0083302E" w:rsidRPr="004C0D5D" w:rsidDel="004C0D5D">
          <w:rPr>
            <w:rFonts w:ascii="Calibri" w:hAnsi="Calibri" w:cs="Calibri"/>
            <w:noProof/>
            <w:color w:val="000000"/>
          </w:rPr>
          <w:delText>14</w:delText>
        </w:r>
      </w:del>
      <w:r w:rsidRPr="004C0D5D">
        <w:rPr>
          <w:rFonts w:ascii="Calibri" w:hAnsi="Calibri" w:cs="Calibri"/>
          <w:color w:val="000000"/>
        </w:rPr>
        <w:fldChar w:fldCharType="end"/>
      </w:r>
    </w:p>
    <w:p w14:paraId="1FDAF0E5" w14:textId="44B99895" w:rsidR="00995597" w:rsidRDefault="0018323F" w:rsidP="00C80163">
      <w:r>
        <w:t>Vergessen Sie nicht, die Änderungen vorzunehmen, indem Sie „Deploy Changes“ anstoßen.</w:t>
      </w:r>
    </w:p>
    <w:p w14:paraId="1F1F5E67" w14:textId="04033572" w:rsidR="0018323F" w:rsidRDefault="0018323F" w:rsidP="00C80163">
      <w:r>
        <w:t xml:space="preserve">Anschließend sollen Sie </w:t>
      </w:r>
      <w:r w:rsidR="002F4923">
        <w:t>sehen, dass QRadar den Port geöffnet hat.</w:t>
      </w:r>
    </w:p>
    <w:p w14:paraId="29A196C4" w14:textId="77777777" w:rsidR="008E0886" w:rsidRDefault="002F4923" w:rsidP="004C0D5D">
      <w:pPr>
        <w:jc w:val="center"/>
      </w:pPr>
      <w:r>
        <w:rPr>
          <w:noProof/>
          <w:lang w:eastAsia="de-DE"/>
        </w:rPr>
        <w:drawing>
          <wp:inline distT="0" distB="0" distL="0" distR="0" wp14:anchorId="69EB2134" wp14:editId="36A11199">
            <wp:extent cx="5902325" cy="251929"/>
            <wp:effectExtent l="19050" t="19050" r="3175" b="152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02325" cy="251929"/>
                    </a:xfrm>
                    <a:prstGeom prst="rect">
                      <a:avLst/>
                    </a:prstGeom>
                    <a:ln w="12696" cmpd="sng">
                      <a:solidFill>
                        <a:srgbClr val="000000"/>
                      </a:solidFill>
                      <a:prstDash val="solid"/>
                    </a:ln>
                  </pic:spPr>
                </pic:pic>
              </a:graphicData>
            </a:graphic>
          </wp:inline>
        </w:drawing>
      </w:r>
    </w:p>
    <w:p w14:paraId="0A261702" w14:textId="45E42F90" w:rsidR="002F4923" w:rsidRPr="004C0D5D" w:rsidRDefault="008E0886" w:rsidP="004C0D5D">
      <w:pPr>
        <w:pStyle w:val="Beschriftung"/>
        <w:spacing w:line="160" w:lineRule="auto"/>
        <w:ind w:left="10"/>
        <w:jc w:val="left"/>
        <w:rPr>
          <w:rFonts w:ascii="Calibri" w:hAnsi="Calibri" w:cs="Calibri"/>
          <w:color w:val="000000"/>
        </w:rPr>
      </w:pPr>
      <w:r w:rsidRPr="004C0D5D">
        <w:rPr>
          <w:rFonts w:ascii="Calibri" w:hAnsi="Calibri" w:cs="Calibri"/>
          <w:color w:val="000000"/>
        </w:rPr>
        <w:t xml:space="preserve">Abbildung </w:t>
      </w:r>
      <w:r w:rsidRPr="004C0D5D">
        <w:rPr>
          <w:rFonts w:ascii="Calibri" w:hAnsi="Calibri" w:cs="Calibri"/>
          <w:color w:val="000000"/>
        </w:rPr>
        <w:fldChar w:fldCharType="begin"/>
      </w:r>
      <w:r w:rsidRPr="004C0D5D">
        <w:rPr>
          <w:rFonts w:ascii="Calibri" w:hAnsi="Calibri" w:cs="Calibri"/>
          <w:color w:val="000000"/>
        </w:rPr>
        <w:instrText xml:space="preserve"> SEQ Abbildung \* ARABIC </w:instrText>
      </w:r>
      <w:r w:rsidRPr="004C0D5D">
        <w:rPr>
          <w:rFonts w:ascii="Calibri" w:hAnsi="Calibri" w:cs="Calibri"/>
          <w:color w:val="000000"/>
          <w:rPrChange w:id="614" w:author="Oliveira, Bruno" w:date="2017-09-16T15:08:00Z">
            <w:rPr>
              <w:rFonts w:ascii="Calibri" w:hAnsi="Calibri" w:cs="Calibri"/>
              <w:color w:val="000000"/>
            </w:rPr>
          </w:rPrChange>
        </w:rPr>
        <w:fldChar w:fldCharType="separate"/>
      </w:r>
      <w:ins w:id="615" w:author="Oliveira, Bruno" w:date="2017-09-16T15:08:00Z">
        <w:r w:rsidR="004C0D5D">
          <w:rPr>
            <w:rFonts w:ascii="Calibri" w:hAnsi="Calibri" w:cs="Calibri"/>
            <w:noProof/>
            <w:color w:val="000000"/>
          </w:rPr>
          <w:t>29</w:t>
        </w:r>
      </w:ins>
      <w:del w:id="616" w:author="Oliveira, Bruno" w:date="2017-09-16T15:07:00Z">
        <w:r w:rsidR="0083302E" w:rsidRPr="004C0D5D" w:rsidDel="004C0D5D">
          <w:rPr>
            <w:rFonts w:ascii="Calibri" w:hAnsi="Calibri" w:cs="Calibri"/>
            <w:noProof/>
            <w:color w:val="000000"/>
          </w:rPr>
          <w:delText>15</w:delText>
        </w:r>
      </w:del>
      <w:r w:rsidRPr="004C0D5D">
        <w:rPr>
          <w:rFonts w:ascii="Calibri" w:hAnsi="Calibri" w:cs="Calibri"/>
          <w:color w:val="000000"/>
        </w:rPr>
        <w:fldChar w:fldCharType="end"/>
      </w:r>
    </w:p>
    <w:p w14:paraId="10381ECA" w14:textId="77777777" w:rsidR="00C80163" w:rsidRPr="00C80163" w:rsidRDefault="00C80163" w:rsidP="00C80163"/>
    <w:p w14:paraId="11506738" w14:textId="27516539" w:rsidR="00D4510A" w:rsidRDefault="00C80163" w:rsidP="00D4510A">
      <w:pPr>
        <w:pStyle w:val="berschrift2"/>
      </w:pPr>
      <w:bookmarkStart w:id="617" w:name="_Toc492580181"/>
      <w:commentRangeStart w:id="618"/>
      <w:r>
        <w:lastRenderedPageBreak/>
        <w:t>Wincollect Configuration Console</w:t>
      </w:r>
      <w:r w:rsidR="004E06DE">
        <w:t xml:space="preserve"> - Installation</w:t>
      </w:r>
      <w:bookmarkEnd w:id="617"/>
      <w:commentRangeEnd w:id="618"/>
      <w:r w:rsidR="000769BD">
        <w:rPr>
          <w:rStyle w:val="Kommentarzeichen"/>
          <w:rFonts w:asciiTheme="minorHAnsi" w:eastAsiaTheme="minorHAnsi" w:hAnsiTheme="minorHAnsi" w:cstheme="minorBidi"/>
          <w:b w:val="0"/>
          <w:bCs w:val="0"/>
        </w:rPr>
        <w:commentReference w:id="618"/>
      </w:r>
    </w:p>
    <w:p w14:paraId="5ABD5292" w14:textId="0A9C0432" w:rsidR="003A19CC" w:rsidRDefault="003A19CC" w:rsidP="003A19CC">
      <w:r>
        <w:t xml:space="preserve">Damit Wincollect Events von anderen Logquellen holen kann, muss man die Wincollect Configuration Console installieren. Allerdings kann man sie zurzeit nur in der Version 7.2.5 installieren. Um die Installation der Configuration Console unter Wincollect 7.2.6 muss man die Installationsdatei der Version 7.2.5 benutzen. </w:t>
      </w:r>
    </w:p>
    <w:p w14:paraId="1E59B5AD" w14:textId="06D3A373" w:rsidR="003A19CC" w:rsidRDefault="003A19CC" w:rsidP="003A19CC">
      <w:pPr>
        <w:pStyle w:val="Listenabsatz"/>
        <w:numPr>
          <w:ilvl w:val="0"/>
          <w:numId w:val="14"/>
        </w:numPr>
      </w:pPr>
      <w:r>
        <w:t>Führen Sie die Installationsdatei der Version 7.2.5 aus und klicken Sie auf Next.</w:t>
      </w:r>
    </w:p>
    <w:p w14:paraId="05BF0ED8" w14:textId="680A074D" w:rsidR="003A19CC" w:rsidRDefault="003A19CC" w:rsidP="003A19CC">
      <w:pPr>
        <w:pStyle w:val="Listenabsatz"/>
        <w:numPr>
          <w:ilvl w:val="0"/>
          <w:numId w:val="14"/>
        </w:numPr>
      </w:pPr>
      <w:r>
        <w:t>Stimmen Sie den AGBs zu und klicken Sie auf Next</w:t>
      </w:r>
      <w:r w:rsidR="004E06DE">
        <w:t xml:space="preserve"> zweimal</w:t>
      </w:r>
      <w:r>
        <w:t>.</w:t>
      </w:r>
    </w:p>
    <w:p w14:paraId="4D451088" w14:textId="33D6B2E8" w:rsidR="003A19CC" w:rsidRDefault="004E06DE" w:rsidP="003A19CC">
      <w:pPr>
        <w:pStyle w:val="Listenabsatz"/>
        <w:numPr>
          <w:ilvl w:val="0"/>
          <w:numId w:val="14"/>
        </w:numPr>
      </w:pPr>
      <w:r>
        <w:t>Klicken Sie auf erneut auf Next und beachten Sie, dass sowohl Wincollect Configuration Console als auch Wincollect Standalone Patch installiert werden.</w:t>
      </w:r>
    </w:p>
    <w:p w14:paraId="2740308D" w14:textId="77777777" w:rsidR="008E0886" w:rsidRDefault="004E06DE" w:rsidP="004C0D5D">
      <w:pPr>
        <w:jc w:val="center"/>
      </w:pPr>
      <w:r>
        <w:rPr>
          <w:noProof/>
          <w:lang w:eastAsia="de-DE"/>
        </w:rPr>
        <w:drawing>
          <wp:inline distT="0" distB="0" distL="0" distR="0" wp14:anchorId="6A53C5C9" wp14:editId="0F921CF9">
            <wp:extent cx="5902325" cy="4390754"/>
            <wp:effectExtent l="19050" t="19050" r="22225" b="1016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02325" cy="4390754"/>
                    </a:xfrm>
                    <a:prstGeom prst="rect">
                      <a:avLst/>
                    </a:prstGeom>
                    <a:ln w="12696" cmpd="sng">
                      <a:solidFill>
                        <a:srgbClr val="000000"/>
                      </a:solidFill>
                      <a:prstDash val="solid"/>
                    </a:ln>
                  </pic:spPr>
                </pic:pic>
              </a:graphicData>
            </a:graphic>
          </wp:inline>
        </w:drawing>
      </w:r>
    </w:p>
    <w:p w14:paraId="4E9A4832" w14:textId="3343598E" w:rsidR="004E06DE" w:rsidRPr="004C0D5D" w:rsidRDefault="008E0886" w:rsidP="004C0D5D">
      <w:pPr>
        <w:pStyle w:val="Beschriftung"/>
        <w:spacing w:line="160" w:lineRule="auto"/>
        <w:ind w:left="10"/>
        <w:jc w:val="left"/>
        <w:rPr>
          <w:rFonts w:ascii="Calibri" w:hAnsi="Calibri" w:cs="Calibri"/>
          <w:color w:val="000000"/>
        </w:rPr>
      </w:pPr>
      <w:r w:rsidRPr="004C0D5D">
        <w:rPr>
          <w:rFonts w:ascii="Calibri" w:hAnsi="Calibri" w:cs="Calibri"/>
          <w:color w:val="000000"/>
        </w:rPr>
        <w:t xml:space="preserve">Abbildung </w:t>
      </w:r>
      <w:r w:rsidRPr="004C0D5D">
        <w:rPr>
          <w:rFonts w:ascii="Calibri" w:hAnsi="Calibri" w:cs="Calibri"/>
          <w:color w:val="000000"/>
        </w:rPr>
        <w:fldChar w:fldCharType="begin"/>
      </w:r>
      <w:r w:rsidRPr="004C0D5D">
        <w:rPr>
          <w:rFonts w:ascii="Calibri" w:hAnsi="Calibri" w:cs="Calibri"/>
          <w:color w:val="000000"/>
        </w:rPr>
        <w:instrText xml:space="preserve"> SEQ Abbildung \* ARABIC </w:instrText>
      </w:r>
      <w:r w:rsidRPr="004C0D5D">
        <w:rPr>
          <w:rFonts w:ascii="Calibri" w:hAnsi="Calibri" w:cs="Calibri"/>
          <w:color w:val="000000"/>
          <w:rPrChange w:id="619" w:author="Oliveira, Bruno" w:date="2017-09-16T15:08:00Z">
            <w:rPr>
              <w:rFonts w:ascii="Calibri" w:hAnsi="Calibri" w:cs="Calibri"/>
              <w:color w:val="000000"/>
            </w:rPr>
          </w:rPrChange>
        </w:rPr>
        <w:fldChar w:fldCharType="separate"/>
      </w:r>
      <w:ins w:id="620" w:author="Oliveira, Bruno" w:date="2017-09-16T15:08:00Z">
        <w:r w:rsidR="004C0D5D">
          <w:rPr>
            <w:rFonts w:ascii="Calibri" w:hAnsi="Calibri" w:cs="Calibri"/>
            <w:noProof/>
            <w:color w:val="000000"/>
          </w:rPr>
          <w:t>30</w:t>
        </w:r>
      </w:ins>
      <w:del w:id="621" w:author="Oliveira, Bruno" w:date="2017-09-16T15:07:00Z">
        <w:r w:rsidR="0083302E" w:rsidRPr="004C0D5D" w:rsidDel="004C0D5D">
          <w:rPr>
            <w:rFonts w:ascii="Calibri" w:hAnsi="Calibri" w:cs="Calibri"/>
            <w:noProof/>
            <w:color w:val="000000"/>
          </w:rPr>
          <w:delText>16</w:delText>
        </w:r>
      </w:del>
      <w:r w:rsidRPr="004C0D5D">
        <w:rPr>
          <w:rFonts w:ascii="Calibri" w:hAnsi="Calibri" w:cs="Calibri"/>
          <w:color w:val="000000"/>
        </w:rPr>
        <w:fldChar w:fldCharType="end"/>
      </w:r>
    </w:p>
    <w:p w14:paraId="293E9404" w14:textId="77777777" w:rsidR="004E06DE" w:rsidRDefault="004E06DE" w:rsidP="004E06DE">
      <w:pPr>
        <w:pStyle w:val="Listenabsatz"/>
        <w:numPr>
          <w:ilvl w:val="0"/>
          <w:numId w:val="14"/>
        </w:numPr>
      </w:pPr>
      <w:r>
        <w:t>Klicken Sie auf Install.</w:t>
      </w:r>
    </w:p>
    <w:p w14:paraId="4905D80D" w14:textId="77777777" w:rsidR="004E06DE" w:rsidRDefault="004E06DE" w:rsidP="004E06DE">
      <w:pPr>
        <w:pStyle w:val="Listenabsatz"/>
        <w:numPr>
          <w:ilvl w:val="0"/>
          <w:numId w:val="14"/>
        </w:numPr>
      </w:pPr>
      <w:r>
        <w:t>Ein Fehler wird auftreten: Da die Installationsdatei mit dem Patch die Version 7.2.5 voraussetzt, kann die Version 7.2.5 nicht aktualisiert werden, denn sie ist nicht vorhanden, sondern die Version 7.2.6. Dies erlaubt nur die Installation von der Wincollect Configuration Console, was unser Ziel ist.</w:t>
      </w:r>
    </w:p>
    <w:p w14:paraId="2465B1F3" w14:textId="77777777" w:rsidR="008E0886" w:rsidRDefault="004E06DE" w:rsidP="004C0D5D">
      <w:pPr>
        <w:jc w:val="center"/>
      </w:pPr>
      <w:r>
        <w:rPr>
          <w:noProof/>
          <w:lang w:eastAsia="de-DE"/>
        </w:rPr>
        <w:lastRenderedPageBreak/>
        <w:drawing>
          <wp:inline distT="0" distB="0" distL="0" distR="0" wp14:anchorId="5C98D85A" wp14:editId="1C4AD580">
            <wp:extent cx="5902325" cy="4354764"/>
            <wp:effectExtent l="19050" t="19050" r="22225" b="273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02325" cy="4354764"/>
                    </a:xfrm>
                    <a:prstGeom prst="rect">
                      <a:avLst/>
                    </a:prstGeom>
                    <a:ln w="12696" cmpd="sng">
                      <a:solidFill>
                        <a:srgbClr val="000000"/>
                      </a:solidFill>
                      <a:prstDash val="solid"/>
                    </a:ln>
                  </pic:spPr>
                </pic:pic>
              </a:graphicData>
            </a:graphic>
          </wp:inline>
        </w:drawing>
      </w:r>
    </w:p>
    <w:p w14:paraId="7E337894" w14:textId="45DC171E" w:rsidR="004E06DE" w:rsidRPr="004C0D5D" w:rsidRDefault="008E0886" w:rsidP="004C0D5D">
      <w:pPr>
        <w:pStyle w:val="Beschriftung"/>
        <w:spacing w:line="160" w:lineRule="auto"/>
        <w:ind w:left="10"/>
        <w:jc w:val="left"/>
        <w:rPr>
          <w:rFonts w:ascii="Calibri" w:hAnsi="Calibri" w:cs="Calibri"/>
          <w:color w:val="000000"/>
        </w:rPr>
      </w:pPr>
      <w:r w:rsidRPr="004C0D5D">
        <w:rPr>
          <w:rFonts w:ascii="Calibri" w:hAnsi="Calibri" w:cs="Calibri"/>
          <w:color w:val="000000"/>
        </w:rPr>
        <w:t xml:space="preserve">Abbildung </w:t>
      </w:r>
      <w:r w:rsidRPr="004C0D5D">
        <w:rPr>
          <w:rFonts w:ascii="Calibri" w:hAnsi="Calibri" w:cs="Calibri"/>
          <w:color w:val="000000"/>
        </w:rPr>
        <w:fldChar w:fldCharType="begin"/>
      </w:r>
      <w:r w:rsidRPr="004C0D5D">
        <w:rPr>
          <w:rFonts w:ascii="Calibri" w:hAnsi="Calibri" w:cs="Calibri"/>
          <w:color w:val="000000"/>
        </w:rPr>
        <w:instrText xml:space="preserve"> SEQ Abbildung \* ARABIC </w:instrText>
      </w:r>
      <w:r w:rsidRPr="004C0D5D">
        <w:rPr>
          <w:rFonts w:ascii="Calibri" w:hAnsi="Calibri" w:cs="Calibri"/>
          <w:color w:val="000000"/>
          <w:rPrChange w:id="622" w:author="Oliveira, Bruno" w:date="2017-09-16T15:08:00Z">
            <w:rPr>
              <w:rFonts w:ascii="Calibri" w:hAnsi="Calibri" w:cs="Calibri"/>
              <w:color w:val="000000"/>
            </w:rPr>
          </w:rPrChange>
        </w:rPr>
        <w:fldChar w:fldCharType="separate"/>
      </w:r>
      <w:ins w:id="623" w:author="Oliveira, Bruno" w:date="2017-09-16T15:08:00Z">
        <w:r w:rsidR="004C0D5D">
          <w:rPr>
            <w:rFonts w:ascii="Calibri" w:hAnsi="Calibri" w:cs="Calibri"/>
            <w:noProof/>
            <w:color w:val="000000"/>
          </w:rPr>
          <w:t>31</w:t>
        </w:r>
      </w:ins>
      <w:del w:id="624" w:author="Oliveira, Bruno" w:date="2017-09-16T15:07:00Z">
        <w:r w:rsidR="0083302E" w:rsidRPr="004C0D5D" w:rsidDel="004C0D5D">
          <w:rPr>
            <w:rFonts w:ascii="Calibri" w:hAnsi="Calibri" w:cs="Calibri"/>
            <w:noProof/>
            <w:color w:val="000000"/>
          </w:rPr>
          <w:delText>17</w:delText>
        </w:r>
      </w:del>
      <w:r w:rsidRPr="004C0D5D">
        <w:rPr>
          <w:rFonts w:ascii="Calibri" w:hAnsi="Calibri" w:cs="Calibri"/>
          <w:color w:val="000000"/>
        </w:rPr>
        <w:fldChar w:fldCharType="end"/>
      </w:r>
    </w:p>
    <w:p w14:paraId="090F8170" w14:textId="61F19976" w:rsidR="004E06DE" w:rsidRDefault="004E06DE" w:rsidP="004E06DE">
      <w:pPr>
        <w:pStyle w:val="Listenabsatz"/>
        <w:numPr>
          <w:ilvl w:val="0"/>
          <w:numId w:val="14"/>
        </w:numPr>
      </w:pPr>
      <w:r>
        <w:t>Klicken Sie auf Finish.</w:t>
      </w:r>
    </w:p>
    <w:p w14:paraId="504D4F89" w14:textId="27A06482" w:rsidR="003A19CC" w:rsidRPr="003A19CC" w:rsidRDefault="004E06DE" w:rsidP="004E06DE">
      <w:pPr>
        <w:pStyle w:val="Listenabsatz"/>
        <w:numPr>
          <w:ilvl w:val="0"/>
          <w:numId w:val="0"/>
        </w:numPr>
        <w:ind w:left="720"/>
      </w:pPr>
      <w:r>
        <w:br/>
      </w:r>
    </w:p>
    <w:p w14:paraId="3F1B56BC" w14:textId="4CE721A6" w:rsidR="004E06DE" w:rsidRDefault="004E06DE" w:rsidP="004E06DE">
      <w:pPr>
        <w:pStyle w:val="berschrift2"/>
      </w:pPr>
      <w:bookmarkStart w:id="625" w:name="_Toc492580182"/>
      <w:r>
        <w:t>Wincollect Configuration Console - Konfiguration</w:t>
      </w:r>
      <w:bookmarkEnd w:id="625"/>
    </w:p>
    <w:p w14:paraId="5CC473B8" w14:textId="433502F5" w:rsidR="004E06DE" w:rsidRDefault="006C065B" w:rsidP="004E06DE">
      <w:r>
        <w:t>Damit der Wincollect Agent Events von anderen Windows-Servern holen kann, benutzt man die Wincollect Configuration Console. Die Wincollect Configuration Console holt Events von anderen Windows Servern und kann sie zwischenspeichern für den Fall, dass die Kommunikation zwischen QRadar und Wincollect vorübergehend unterbrochen wurde. Unter Disk Manager kann man die Größe des Puffers definieren. Standardmäßig reserviert die Console 6GB Platz auf der Festplatte.</w:t>
      </w:r>
    </w:p>
    <w:p w14:paraId="5659940C" w14:textId="0F964AB9" w:rsidR="006C065B" w:rsidRDefault="006C065B" w:rsidP="004E06DE"/>
    <w:p w14:paraId="72D6AC06" w14:textId="77777777" w:rsidR="008E0886" w:rsidRDefault="006C065B" w:rsidP="004C0D5D">
      <w:pPr>
        <w:jc w:val="center"/>
      </w:pPr>
      <w:r>
        <w:rPr>
          <w:noProof/>
          <w:lang w:eastAsia="de-DE"/>
        </w:rPr>
        <w:lastRenderedPageBreak/>
        <w:drawing>
          <wp:inline distT="0" distB="0" distL="0" distR="0" wp14:anchorId="066F0A31" wp14:editId="352BFCAE">
            <wp:extent cx="5902325" cy="2303347"/>
            <wp:effectExtent l="19050" t="19050" r="22225" b="209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02325" cy="2303347"/>
                    </a:xfrm>
                    <a:prstGeom prst="rect">
                      <a:avLst/>
                    </a:prstGeom>
                    <a:ln w="12696" cmpd="sng">
                      <a:solidFill>
                        <a:srgbClr val="000000"/>
                      </a:solidFill>
                      <a:prstDash val="solid"/>
                    </a:ln>
                  </pic:spPr>
                </pic:pic>
              </a:graphicData>
            </a:graphic>
          </wp:inline>
        </w:drawing>
      </w:r>
    </w:p>
    <w:p w14:paraId="13BD5A4D" w14:textId="37C77C9C" w:rsidR="006C065B" w:rsidRPr="004C0D5D" w:rsidRDefault="008E0886" w:rsidP="004C0D5D">
      <w:pPr>
        <w:pStyle w:val="Beschriftung"/>
        <w:spacing w:line="160" w:lineRule="auto"/>
        <w:ind w:left="10"/>
        <w:jc w:val="left"/>
        <w:rPr>
          <w:rFonts w:ascii="Calibri" w:hAnsi="Calibri" w:cs="Calibri"/>
          <w:color w:val="000000"/>
        </w:rPr>
      </w:pPr>
      <w:r w:rsidRPr="004C0D5D">
        <w:rPr>
          <w:rFonts w:ascii="Calibri" w:hAnsi="Calibri" w:cs="Calibri"/>
          <w:color w:val="000000"/>
        </w:rPr>
        <w:t xml:space="preserve">Abbildung </w:t>
      </w:r>
      <w:r w:rsidRPr="004C0D5D">
        <w:rPr>
          <w:rFonts w:ascii="Calibri" w:hAnsi="Calibri" w:cs="Calibri"/>
          <w:color w:val="000000"/>
        </w:rPr>
        <w:fldChar w:fldCharType="begin"/>
      </w:r>
      <w:r w:rsidRPr="004C0D5D">
        <w:rPr>
          <w:rFonts w:ascii="Calibri" w:hAnsi="Calibri" w:cs="Calibri"/>
          <w:color w:val="000000"/>
        </w:rPr>
        <w:instrText xml:space="preserve"> SEQ Abbildung \* ARABIC </w:instrText>
      </w:r>
      <w:r w:rsidRPr="004C0D5D">
        <w:rPr>
          <w:rFonts w:ascii="Calibri" w:hAnsi="Calibri" w:cs="Calibri"/>
          <w:color w:val="000000"/>
          <w:rPrChange w:id="626" w:author="Oliveira, Bruno" w:date="2017-09-16T15:08:00Z">
            <w:rPr>
              <w:rFonts w:ascii="Calibri" w:hAnsi="Calibri" w:cs="Calibri"/>
              <w:color w:val="000000"/>
            </w:rPr>
          </w:rPrChange>
        </w:rPr>
        <w:fldChar w:fldCharType="separate"/>
      </w:r>
      <w:ins w:id="627" w:author="Oliveira, Bruno" w:date="2017-09-16T15:08:00Z">
        <w:r w:rsidR="004C0D5D">
          <w:rPr>
            <w:rFonts w:ascii="Calibri" w:hAnsi="Calibri" w:cs="Calibri"/>
            <w:noProof/>
            <w:color w:val="000000"/>
          </w:rPr>
          <w:t>32</w:t>
        </w:r>
      </w:ins>
      <w:del w:id="628" w:author="Oliveira, Bruno" w:date="2017-09-16T15:07:00Z">
        <w:r w:rsidR="0083302E" w:rsidRPr="004C0D5D" w:rsidDel="004C0D5D">
          <w:rPr>
            <w:rFonts w:ascii="Calibri" w:hAnsi="Calibri" w:cs="Calibri"/>
            <w:noProof/>
            <w:color w:val="000000"/>
          </w:rPr>
          <w:delText>18</w:delText>
        </w:r>
      </w:del>
      <w:r w:rsidRPr="004C0D5D">
        <w:rPr>
          <w:rFonts w:ascii="Calibri" w:hAnsi="Calibri" w:cs="Calibri"/>
          <w:color w:val="000000"/>
        </w:rPr>
        <w:fldChar w:fldCharType="end"/>
      </w:r>
    </w:p>
    <w:p w14:paraId="60B4CE66" w14:textId="414D9DB8" w:rsidR="006C065B" w:rsidRDefault="006C065B" w:rsidP="004E06DE"/>
    <w:p w14:paraId="59A8827F" w14:textId="6029EBA6" w:rsidR="006C065B" w:rsidRDefault="006C065B" w:rsidP="004E06DE">
      <w:r>
        <w:t>Unter „Security Manager“ kann man Credentials verwalten, die für das Auslesen der Events auf einer anderen Maschine notwendig ist. Diese Credentials benötigen keine besondere Rechte, müssen aber Mitglieder der Gruppe „Event Log Readers“ auf der Zielmaschine sein.</w:t>
      </w:r>
    </w:p>
    <w:p w14:paraId="434238EA" w14:textId="7310A5E6" w:rsidR="00E811F9" w:rsidRDefault="00E811F9" w:rsidP="004E06DE">
      <w:r>
        <w:t>Unter „Destinations“ konfiguriert man wie der Agent mit QRadar kommunizieren soll. Hier soll man zum Beispiel das Ziel sehen können, das man in der Installationsphase definiert hat. Die Console unterstützt sowohl TCP als auch UDP. Die Kommunikation kann zusätzlich verschlüsselt werden.</w:t>
      </w:r>
    </w:p>
    <w:p w14:paraId="60B96D2D" w14:textId="67A159BB" w:rsidR="00E811F9" w:rsidRDefault="00E811F9" w:rsidP="004E06DE"/>
    <w:p w14:paraId="33FC5990" w14:textId="42E4C858" w:rsidR="00E811F9" w:rsidRDefault="00E811F9" w:rsidP="004E06DE">
      <w:r>
        <w:t>Unter „Devices“ wählt man verschiedene Art von Systemen, deren Logs von Wincollect ausgelesen werden. Typischerweise wählt man „Microsoft Windows Event Logs“. Dort kann man neue Devices anlegen und festlegen, welche Logtypen (Security, System, Application) ausgelesen werden. Außerdem kann man dort die Credentials für dieses Device sowie das Ziel (TCP,UDP) auswählen.</w:t>
      </w:r>
      <w:r w:rsidR="00F00CB2">
        <w:t xml:space="preserve"> Wenn man alle benötigten Änderungen vorgenommen hat, kann man rechts auf „Deploy Changes“ klicken.</w:t>
      </w:r>
    </w:p>
    <w:p w14:paraId="0B20C9E2" w14:textId="77777777" w:rsidR="006C065B" w:rsidRDefault="006C065B" w:rsidP="004E06DE"/>
    <w:p w14:paraId="58D656C1" w14:textId="77777777" w:rsidR="004E06DE" w:rsidRDefault="004E06DE" w:rsidP="004E06DE">
      <w:pPr>
        <w:pStyle w:val="berschrift2"/>
      </w:pPr>
      <w:bookmarkStart w:id="629" w:name="_Toc492580183"/>
      <w:r>
        <w:t>Wincollect Debug</w:t>
      </w:r>
      <w:bookmarkEnd w:id="629"/>
    </w:p>
    <w:p w14:paraId="01F7DB4A" w14:textId="77777777" w:rsidR="008E0886" w:rsidRDefault="00025E3B" w:rsidP="004C0D5D">
      <w:pPr>
        <w:jc w:val="center"/>
      </w:pPr>
      <w:r>
        <w:t xml:space="preserve">Wincollect selbst erzeugt Logs, die sich standardmäßig unter </w:t>
      </w:r>
      <w:r w:rsidRPr="00025E3B">
        <w:t>C:\Program Files\IBM\WinCollect\logs</w:t>
      </w:r>
      <w:r>
        <w:t xml:space="preserve"> befinden.</w:t>
      </w:r>
      <w:r w:rsidR="005271E6">
        <w:t xml:space="preserve"> </w:t>
      </w:r>
      <w:r>
        <w:t xml:space="preserve">Um mehr Information zu bekommen, muss man die Debug-Logs aktivieren. Dies geschieht unter </w:t>
      </w:r>
      <w:r w:rsidRPr="00025E3B">
        <w:t>C:\Program Files\IBM\WinCollect\config</w:t>
      </w:r>
      <w:r>
        <w:t xml:space="preserve">. Dort befindet sich die Datei </w:t>
      </w:r>
      <w:r w:rsidR="005271E6">
        <w:t>logconfig.xml, wo</w:t>
      </w:r>
      <w:r>
        <w:t xml:space="preserve"> man den Wert von dem Key „Priority Value“</w:t>
      </w:r>
      <w:r w:rsidR="005271E6">
        <w:t xml:space="preserve"> wie auf dem Bild ändern kann.</w:t>
      </w:r>
      <w:r w:rsidR="005271E6">
        <w:br/>
      </w:r>
      <w:r w:rsidR="005271E6">
        <w:lastRenderedPageBreak/>
        <w:br/>
      </w:r>
      <w:r w:rsidR="005271E6">
        <w:rPr>
          <w:noProof/>
          <w:lang w:eastAsia="de-DE"/>
        </w:rPr>
        <w:drawing>
          <wp:inline distT="0" distB="0" distL="0" distR="0" wp14:anchorId="7F4A0A8B" wp14:editId="47C7D847">
            <wp:extent cx="5902325" cy="5974305"/>
            <wp:effectExtent l="19050" t="19050" r="22225" b="2667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02325" cy="5974305"/>
                    </a:xfrm>
                    <a:prstGeom prst="rect">
                      <a:avLst/>
                    </a:prstGeom>
                    <a:ln w="12696" cmpd="sng">
                      <a:solidFill>
                        <a:srgbClr val="000000"/>
                      </a:solidFill>
                      <a:prstDash val="solid"/>
                    </a:ln>
                  </pic:spPr>
                </pic:pic>
              </a:graphicData>
            </a:graphic>
          </wp:inline>
        </w:drawing>
      </w:r>
    </w:p>
    <w:p w14:paraId="42799472" w14:textId="2D4A688D" w:rsidR="004E06DE" w:rsidRPr="004C0D5D" w:rsidRDefault="008E0886" w:rsidP="004C0D5D">
      <w:pPr>
        <w:pStyle w:val="Beschriftung"/>
        <w:spacing w:line="160" w:lineRule="auto"/>
        <w:ind w:left="10"/>
        <w:jc w:val="left"/>
        <w:rPr>
          <w:rFonts w:ascii="Calibri" w:hAnsi="Calibri" w:cs="Calibri"/>
          <w:color w:val="000000"/>
        </w:rPr>
      </w:pPr>
      <w:r w:rsidRPr="004C0D5D">
        <w:rPr>
          <w:rFonts w:ascii="Calibri" w:hAnsi="Calibri" w:cs="Calibri"/>
          <w:color w:val="000000"/>
        </w:rPr>
        <w:t xml:space="preserve">Abbildung </w:t>
      </w:r>
      <w:r w:rsidRPr="004C0D5D">
        <w:rPr>
          <w:rFonts w:ascii="Calibri" w:hAnsi="Calibri" w:cs="Calibri"/>
          <w:color w:val="000000"/>
        </w:rPr>
        <w:fldChar w:fldCharType="begin"/>
      </w:r>
      <w:r w:rsidRPr="004C0D5D">
        <w:rPr>
          <w:rFonts w:ascii="Calibri" w:hAnsi="Calibri" w:cs="Calibri"/>
          <w:color w:val="000000"/>
        </w:rPr>
        <w:instrText xml:space="preserve"> SEQ Abbildung \* ARABIC </w:instrText>
      </w:r>
      <w:r w:rsidRPr="004C0D5D">
        <w:rPr>
          <w:rFonts w:ascii="Calibri" w:hAnsi="Calibri" w:cs="Calibri"/>
          <w:color w:val="000000"/>
          <w:rPrChange w:id="630" w:author="Oliveira, Bruno" w:date="2017-09-16T15:08:00Z">
            <w:rPr>
              <w:rFonts w:ascii="Calibri" w:hAnsi="Calibri" w:cs="Calibri"/>
              <w:color w:val="000000"/>
            </w:rPr>
          </w:rPrChange>
        </w:rPr>
        <w:fldChar w:fldCharType="separate"/>
      </w:r>
      <w:ins w:id="631" w:author="Oliveira, Bruno" w:date="2017-09-16T15:08:00Z">
        <w:r w:rsidR="004C0D5D">
          <w:rPr>
            <w:rFonts w:ascii="Calibri" w:hAnsi="Calibri" w:cs="Calibri"/>
            <w:noProof/>
            <w:color w:val="000000"/>
          </w:rPr>
          <w:t>33</w:t>
        </w:r>
      </w:ins>
      <w:del w:id="632" w:author="Oliveira, Bruno" w:date="2017-09-16T15:07:00Z">
        <w:r w:rsidR="0083302E" w:rsidRPr="004C0D5D" w:rsidDel="004C0D5D">
          <w:rPr>
            <w:rFonts w:ascii="Calibri" w:hAnsi="Calibri" w:cs="Calibri"/>
            <w:noProof/>
            <w:color w:val="000000"/>
          </w:rPr>
          <w:delText>19</w:delText>
        </w:r>
      </w:del>
      <w:r w:rsidRPr="004C0D5D">
        <w:rPr>
          <w:rFonts w:ascii="Calibri" w:hAnsi="Calibri" w:cs="Calibri"/>
          <w:color w:val="000000"/>
        </w:rPr>
        <w:fldChar w:fldCharType="end"/>
      </w:r>
    </w:p>
    <w:p w14:paraId="0E901C99" w14:textId="77777777" w:rsidR="00C80163" w:rsidRPr="00C80163" w:rsidRDefault="00C80163" w:rsidP="00C80163"/>
    <w:p w14:paraId="0CEEF5AA" w14:textId="77777777" w:rsidR="00C80163" w:rsidRPr="00C80163" w:rsidRDefault="00C80163" w:rsidP="00C80163"/>
    <w:p w14:paraId="71B2D74E" w14:textId="77777777" w:rsidR="00D4510A" w:rsidRPr="00D4510A" w:rsidRDefault="00D4510A" w:rsidP="00D4510A"/>
    <w:p w14:paraId="60B887AD" w14:textId="77777777" w:rsidR="00D4510A" w:rsidRPr="00D4510A" w:rsidRDefault="00D4510A" w:rsidP="00D4510A"/>
    <w:p w14:paraId="24DBE283" w14:textId="77777777" w:rsidR="00D4510A" w:rsidRPr="00D4510A" w:rsidRDefault="00D4510A" w:rsidP="00D4510A"/>
    <w:p w14:paraId="626C893C" w14:textId="77777777" w:rsidR="00D4510A" w:rsidRPr="00531A60" w:rsidRDefault="00D4510A" w:rsidP="00531A60"/>
    <w:sectPr w:rsidR="00D4510A" w:rsidRPr="00531A60" w:rsidSect="004C0D5D">
      <w:pgSz w:w="11906" w:h="16838" w:code="9"/>
      <w:pgMar w:top="1134" w:right="1134" w:bottom="1134" w:left="1417"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5" w:author="Oliver Braun" w:date="2017-09-07T20:54:00Z" w:initials="OB">
    <w:p w14:paraId="4500AF79" w14:textId="0A92F4BD" w:rsidR="002C6215" w:rsidRDefault="002C6215">
      <w:pPr>
        <w:pStyle w:val="Kommentartext"/>
      </w:pPr>
      <w:r>
        <w:rPr>
          <w:rStyle w:val="Kommentarzeichen"/>
        </w:rPr>
        <w:annotationRef/>
      </w:r>
      <w:r>
        <w:t>Ihr habt ein Interface Bonding konfiguriert? Über welche Interface? Gibt es ein separates Heartbeat Interface?</w:t>
      </w:r>
    </w:p>
  </w:comment>
  <w:comment w:id="166" w:author="Oliveira, Bruno" w:date="2017-09-16T14:46:00Z" w:initials="OB">
    <w:p w14:paraId="0F8DDB03" w14:textId="122E322A" w:rsidR="002C6215" w:rsidRDefault="002C6215">
      <w:pPr>
        <w:pStyle w:val="Kommentartext"/>
      </w:pPr>
      <w:r>
        <w:rPr>
          <w:rStyle w:val="Kommentarzeichen"/>
        </w:rPr>
        <w:annotationRef/>
      </w:r>
      <w:r>
        <w:t>Hier fehlt nun die Information über Crossover</w:t>
      </w:r>
    </w:p>
  </w:comment>
  <w:comment w:id="274" w:author="Oliver Braun" w:date="2017-09-07T21:02:00Z" w:initials="OB">
    <w:p w14:paraId="30BBD6C6" w14:textId="0A6B7A6D" w:rsidR="002C6215" w:rsidRDefault="002C6215">
      <w:pPr>
        <w:pStyle w:val="Kommentartext"/>
      </w:pPr>
      <w:r>
        <w:rPr>
          <w:rStyle w:val="Kommentarzeichen"/>
        </w:rPr>
        <w:annotationRef/>
      </w:r>
      <w:r>
        <w:t>Das Bild ist nicht richtig, oder? Müsste Appliance Install sein.</w:t>
      </w:r>
    </w:p>
  </w:comment>
  <w:comment w:id="295" w:author="Oliver Braun" w:date="2017-09-07T21:08:00Z" w:initials="OB">
    <w:p w14:paraId="2F808D9D" w14:textId="77777777" w:rsidR="002C6215" w:rsidRDefault="002C6215">
      <w:pPr>
        <w:pStyle w:val="Kommentartext"/>
      </w:pPr>
      <w:r>
        <w:rPr>
          <w:rStyle w:val="Kommentarzeichen"/>
        </w:rPr>
        <w:annotationRef/>
      </w:r>
      <w:r>
        <w:t>Das Passwort sollte nicht in dieser Dokumentation stehen.</w:t>
      </w:r>
    </w:p>
    <w:p w14:paraId="184B750A" w14:textId="3B81916B" w:rsidR="002C6215" w:rsidRDefault="002C6215">
      <w:pPr>
        <w:pStyle w:val="Kommentartext"/>
      </w:pPr>
      <w:r>
        <w:t>Wahrscheinlich sollte man den ganzen Absatz ersatzlos streichen.</w:t>
      </w:r>
    </w:p>
  </w:comment>
  <w:comment w:id="392" w:author="Oliver Braun" w:date="2017-09-07T21:18:00Z" w:initials="OB">
    <w:p w14:paraId="7E411D96" w14:textId="4F1B1E03" w:rsidR="002C6215" w:rsidRDefault="002C6215">
      <w:pPr>
        <w:pStyle w:val="Kommentartext"/>
      </w:pPr>
      <w:r>
        <w:rPr>
          <w:rStyle w:val="Kommentarzeichen"/>
        </w:rPr>
        <w:annotationRef/>
      </w:r>
      <w:r>
        <w:t>Mit Pluscard abgesprochen? Wenn nicht sollten wir darauf irgendwann mal explicit hinweisen. Das Konzept sah eine Aufbewahrung von 6 Monaten vor und ein Speicher der Backups für 12 Monate.</w:t>
      </w:r>
    </w:p>
  </w:comment>
  <w:comment w:id="389" w:author="Oliveira, Bruno" w:date="2017-09-16T14:53:00Z" w:initials="OB">
    <w:p w14:paraId="7F4F2B83" w14:textId="0342E0D2" w:rsidR="00C1358E" w:rsidRDefault="00C1358E">
      <w:pPr>
        <w:pStyle w:val="Kommentartext"/>
      </w:pPr>
      <w:r>
        <w:rPr>
          <w:rStyle w:val="Kommentarzeichen"/>
        </w:rPr>
        <w:annotationRef/>
      </w:r>
      <w:r>
        <w:t>Ich glaube, dass Herr Klotz Bescheid weiß, aber nur mündlich.</w:t>
      </w:r>
    </w:p>
  </w:comment>
  <w:comment w:id="405" w:author="Oliver Braun" w:date="2017-09-07T21:17:00Z" w:initials="OB">
    <w:p w14:paraId="49DA86CB" w14:textId="400F7EFE" w:rsidR="002C6215" w:rsidRDefault="002C6215">
      <w:pPr>
        <w:pStyle w:val="Kommentartext"/>
      </w:pPr>
      <w:r>
        <w:rPr>
          <w:rStyle w:val="Kommentarzeichen"/>
        </w:rPr>
        <w:annotationRef/>
      </w:r>
      <w:r>
        <w:t>Soll noch aktiviert werden, nehme ich an.</w:t>
      </w:r>
    </w:p>
  </w:comment>
  <w:comment w:id="406" w:author="Oliveira, Bruno" w:date="2017-09-16T14:54:00Z" w:initials="OB">
    <w:p w14:paraId="1CA1D079" w14:textId="276B37D6" w:rsidR="00C1358E" w:rsidRDefault="00C1358E">
      <w:pPr>
        <w:pStyle w:val="Kommentartext"/>
      </w:pPr>
      <w:r>
        <w:rPr>
          <w:rStyle w:val="Kommentarzeichen"/>
        </w:rPr>
        <w:annotationRef/>
      </w:r>
      <w:r>
        <w:t>Nein. Es ist schon aktiv.</w:t>
      </w:r>
    </w:p>
  </w:comment>
  <w:comment w:id="413" w:author="Oliver Braun" w:date="2017-09-07T21:18:00Z" w:initials="OB">
    <w:p w14:paraId="4A439205" w14:textId="40ABC1B5" w:rsidR="002C6215" w:rsidRDefault="002C6215">
      <w:pPr>
        <w:pStyle w:val="Kommentartext"/>
      </w:pPr>
      <w:r>
        <w:rPr>
          <w:rStyle w:val="Kommentarzeichen"/>
        </w:rPr>
        <w:annotationRef/>
      </w:r>
      <w:r>
        <w:t>Ist das eine gute Idee? Und wer ist erreichbar? Cluster VIP und die beiden Nodes?</w:t>
      </w:r>
    </w:p>
    <w:p w14:paraId="18331C24" w14:textId="77777777" w:rsidR="00C1358E" w:rsidRDefault="00C1358E">
      <w:pPr>
        <w:pStyle w:val="Kommentartext"/>
      </w:pPr>
    </w:p>
  </w:comment>
  <w:comment w:id="410" w:author="Oliveira, Bruno" w:date="2017-09-16T14:55:00Z" w:initials="OB">
    <w:p w14:paraId="2D62DC9F" w14:textId="02D76190" w:rsidR="00C1358E" w:rsidRDefault="00C1358E">
      <w:pPr>
        <w:pStyle w:val="Kommentartext"/>
      </w:pPr>
      <w:r>
        <w:rPr>
          <w:rStyle w:val="Kommentarzeichen"/>
        </w:rPr>
        <w:annotationRef/>
      </w:r>
      <w:r>
        <w:t>Ich glaube nicht, dass es eine gute Idee ist. Meiner Meinung nach können wir nur ssh erlauben und es reicht. Für die Installationsphase ist es sinnvoll, aber danach sollte man es wieder deaktivieren. Herr haschick wollte es aktiv haben.</w:t>
      </w:r>
    </w:p>
  </w:comment>
  <w:comment w:id="433" w:author="Oliver Braun" w:date="2017-09-07T21:22:00Z" w:initials="OB">
    <w:p w14:paraId="6C78ABDF" w14:textId="1C49BC79" w:rsidR="002C6215" w:rsidRDefault="002C6215">
      <w:pPr>
        <w:pStyle w:val="Kommentartext"/>
      </w:pPr>
      <w:r>
        <w:rPr>
          <w:rStyle w:val="Kommentarzeichen"/>
        </w:rPr>
        <w:annotationRef/>
      </w:r>
      <w:r>
        <w:t>Gehört das hier her?</w:t>
      </w:r>
    </w:p>
    <w:p w14:paraId="53D02661" w14:textId="77777777" w:rsidR="00C1358E" w:rsidRDefault="00C1358E">
      <w:pPr>
        <w:pStyle w:val="Kommentartext"/>
      </w:pPr>
    </w:p>
  </w:comment>
  <w:comment w:id="434" w:author="Oliveira, Bruno" w:date="2017-09-16T14:57:00Z" w:initials="OB">
    <w:p w14:paraId="10491AB7" w14:textId="173F32DA" w:rsidR="00C1358E" w:rsidRDefault="00C1358E">
      <w:pPr>
        <w:pStyle w:val="Kommentartext"/>
      </w:pPr>
      <w:r>
        <w:rPr>
          <w:rStyle w:val="Kommentarzeichen"/>
        </w:rPr>
        <w:annotationRef/>
      </w:r>
      <w:r>
        <w:t>Vielleicht als Hinweis? Warum nicht?</w:t>
      </w:r>
    </w:p>
  </w:comment>
  <w:comment w:id="451" w:author="Oliver Braun" w:date="2017-09-07T21:23:00Z" w:initials="OB">
    <w:p w14:paraId="308099B8" w14:textId="432ED926" w:rsidR="002C6215" w:rsidRDefault="002C6215">
      <w:pPr>
        <w:pStyle w:val="Kommentartext"/>
      </w:pPr>
      <w:r>
        <w:rPr>
          <w:rStyle w:val="Kommentarzeichen"/>
        </w:rPr>
        <w:annotationRef/>
      </w:r>
      <w:r>
        <w:t>Gibt es noch keine personalisierten Admin Accounts?</w:t>
      </w:r>
    </w:p>
  </w:comment>
  <w:comment w:id="452" w:author="Oliveira, Bruno" w:date="2017-09-16T14:57:00Z" w:initials="OB">
    <w:p w14:paraId="664A0CFB" w14:textId="1043F763" w:rsidR="00C1358E" w:rsidRDefault="00C1358E">
      <w:pPr>
        <w:pStyle w:val="Kommentartext"/>
      </w:pPr>
      <w:r>
        <w:rPr>
          <w:rStyle w:val="Kommentarzeichen"/>
        </w:rPr>
        <w:annotationRef/>
      </w:r>
      <w:r>
        <w:t>Es gibt nun Konten, die über das AD laufen. Es gibt nur einen lokalen Account, nehme ich an.</w:t>
      </w:r>
    </w:p>
  </w:comment>
  <w:comment w:id="455" w:author="Oliver Braun" w:date="2017-09-07T21:24:00Z" w:initials="OB">
    <w:p w14:paraId="7CBB551B" w14:textId="267B12E1" w:rsidR="002C6215" w:rsidRDefault="002C6215">
      <w:pPr>
        <w:pStyle w:val="Kommentartext"/>
      </w:pPr>
      <w:r>
        <w:rPr>
          <w:rStyle w:val="Kommentarzeichen"/>
        </w:rPr>
        <w:annotationRef/>
      </w:r>
      <w:r>
        <w:t>Es kann sich vermutlich jeder AD Benutzer anmelden, oder? Es habe bloß in QRadar angelegte Accounts eine entsprechende Berechtigung. Jeder User muss einzeln in QRadar angelegt werden. (So habe ich es verstanden?)</w:t>
      </w:r>
    </w:p>
    <w:p w14:paraId="5A900A7E" w14:textId="77777777" w:rsidR="004C0D5D" w:rsidRDefault="004C0D5D">
      <w:pPr>
        <w:pStyle w:val="Kommentartext"/>
      </w:pPr>
    </w:p>
  </w:comment>
  <w:comment w:id="456" w:author="Oliveira, Bruno" w:date="2017-09-16T14:58:00Z" w:initials="OB">
    <w:p w14:paraId="366453C4" w14:textId="580217B3" w:rsidR="004C0D5D" w:rsidRDefault="004C0D5D">
      <w:pPr>
        <w:pStyle w:val="Kommentartext"/>
      </w:pPr>
      <w:r>
        <w:rPr>
          <w:rStyle w:val="Kommentarzeichen"/>
        </w:rPr>
        <w:annotationRef/>
      </w:r>
      <w:r>
        <w:t>Nicht jeder. Wir haben den AD-Kontext angegeben. OU=qradar-admins. Nur die Benutzer in diesem Kontext dürfen sich anmelden. Dafür muss dieser Account auf QRadar auf existieren.</w:t>
      </w:r>
    </w:p>
  </w:comment>
  <w:comment w:id="460" w:author="Oliver Braun" w:date="2017-09-07T21:26:00Z" w:initials="OB">
    <w:p w14:paraId="2FED083E" w14:textId="0AE4952D" w:rsidR="002C6215" w:rsidRDefault="002C6215">
      <w:pPr>
        <w:pStyle w:val="Kommentartext"/>
      </w:pPr>
      <w:r>
        <w:rPr>
          <w:rStyle w:val="Kommentarzeichen"/>
        </w:rPr>
        <w:annotationRef/>
      </w:r>
      <w:r>
        <w:t>Wurden keine weiteren Rollen definiert?</w:t>
      </w:r>
    </w:p>
  </w:comment>
  <w:comment w:id="461" w:author="Oliveira, Bruno" w:date="2017-09-16T15:00:00Z" w:initials="OB">
    <w:p w14:paraId="44DECBEC" w14:textId="4233E572" w:rsidR="004C0D5D" w:rsidRDefault="004C0D5D">
      <w:pPr>
        <w:pStyle w:val="Kommentartext"/>
      </w:pPr>
      <w:r>
        <w:rPr>
          <w:rStyle w:val="Kommentarzeichen"/>
        </w:rPr>
        <w:annotationRef/>
      </w:r>
      <w:r>
        <w:t xml:space="preserve">Nein. Wurde verschoben. </w:t>
      </w:r>
    </w:p>
  </w:comment>
  <w:comment w:id="499" w:author="Oliver Braun" w:date="2017-09-07T21:28:00Z" w:initials="OB">
    <w:p w14:paraId="75225F32" w14:textId="77777777" w:rsidR="002C6215" w:rsidRDefault="002C6215">
      <w:pPr>
        <w:pStyle w:val="Kommentartext"/>
      </w:pPr>
      <w:r>
        <w:rPr>
          <w:rStyle w:val="Kommentarzeichen"/>
        </w:rPr>
        <w:annotationRef/>
      </w:r>
      <w:r>
        <w:t>;-)</w:t>
      </w:r>
    </w:p>
    <w:p w14:paraId="4DF98B7D" w14:textId="3182772A" w:rsidR="002C6215" w:rsidRDefault="002C6215">
      <w:pPr>
        <w:pStyle w:val="Kommentartext"/>
      </w:pPr>
    </w:p>
  </w:comment>
  <w:comment w:id="500" w:author="Oliveira, Bruno" w:date="2017-09-16T15:00:00Z" w:initials="OB">
    <w:p w14:paraId="117B3BC9" w14:textId="3CFFB86C" w:rsidR="004C0D5D" w:rsidRDefault="004C0D5D">
      <w:pPr>
        <w:pStyle w:val="Kommentartext"/>
      </w:pPr>
      <w:r>
        <w:rPr>
          <w:rStyle w:val="Kommentarzeichen"/>
        </w:rPr>
        <w:annotationRef/>
      </w:r>
      <w:r>
        <w:t xml:space="preserve">Danke! </w:t>
      </w:r>
      <w:r>
        <w:sym w:font="Wingdings" w:char="F04A"/>
      </w:r>
    </w:p>
  </w:comment>
  <w:comment w:id="517" w:author="Oliver Braun" w:date="2017-09-07T21:28:00Z" w:initials="OB">
    <w:p w14:paraId="67C9D6D5" w14:textId="6F6F9325" w:rsidR="002C6215" w:rsidRDefault="002C6215">
      <w:pPr>
        <w:pStyle w:val="Kommentartext"/>
      </w:pPr>
      <w:r>
        <w:rPr>
          <w:rStyle w:val="Kommentarzeichen"/>
        </w:rPr>
        <w:annotationRef/>
      </w:r>
      <w:r>
        <w:t>Vermutlich Gascade Systeme?</w:t>
      </w:r>
    </w:p>
  </w:comment>
  <w:comment w:id="518" w:author="Oliveira, Bruno" w:date="2017-09-16T15:02:00Z" w:initials="OB">
    <w:p w14:paraId="368037D9" w14:textId="2CBAE341" w:rsidR="004C0D5D" w:rsidRDefault="004C0D5D">
      <w:pPr>
        <w:pStyle w:val="Kommentartext"/>
      </w:pPr>
      <w:r>
        <w:rPr>
          <w:rStyle w:val="Kommentarzeichen"/>
        </w:rPr>
        <w:annotationRef/>
      </w:r>
      <w:r>
        <w:t>Mist! Ja.. Ich wollte noch ein neutrales Bild einfügen, da ich keine Screenshots von Pluscard machen konnte.</w:t>
      </w:r>
    </w:p>
  </w:comment>
  <w:comment w:id="533" w:author="Oliveira, Bruno" w:date="2017-09-16T15:02:00Z" w:initials="OB">
    <w:p w14:paraId="223FF05F" w14:textId="0749121B" w:rsidR="004C0D5D" w:rsidRDefault="004C0D5D">
      <w:pPr>
        <w:pStyle w:val="Kommentartext"/>
      </w:pPr>
      <w:r>
        <w:rPr>
          <w:rStyle w:val="Kommentarzeichen"/>
        </w:rPr>
        <w:annotationRef/>
      </w:r>
      <w:r>
        <w:t xml:space="preserve">Hier das gleiche Problem mit dem Bild. Muss noch ersetzt werden. </w:t>
      </w:r>
    </w:p>
  </w:comment>
  <w:comment w:id="548" w:author="Oliver Braun" w:date="2017-09-07T21:31:00Z" w:initials="OB">
    <w:p w14:paraId="65004B14" w14:textId="20B0126A" w:rsidR="002C6215" w:rsidRDefault="002C6215">
      <w:pPr>
        <w:pStyle w:val="Kommentartext"/>
      </w:pPr>
      <w:r>
        <w:rPr>
          <w:rStyle w:val="Kommentarzeichen"/>
        </w:rPr>
        <w:annotationRef/>
      </w:r>
      <w:r>
        <w:t>Die Logdateinen kann man doch auch über das Frontend runterladen, oder?</w:t>
      </w:r>
    </w:p>
  </w:comment>
  <w:comment w:id="549" w:author="Oliveira, Bruno" w:date="2017-09-16T15:03:00Z" w:initials="OB">
    <w:p w14:paraId="4751565B" w14:textId="0C56CCB5" w:rsidR="004C0D5D" w:rsidRDefault="004C0D5D">
      <w:pPr>
        <w:pStyle w:val="Kommentartext"/>
      </w:pPr>
      <w:r>
        <w:rPr>
          <w:rStyle w:val="Kommentarzeichen"/>
        </w:rPr>
        <w:annotationRef/>
      </w:r>
      <w:r>
        <w:t>Stimmt..auch</w:t>
      </w:r>
    </w:p>
  </w:comment>
  <w:comment w:id="551" w:author="Oliver Braun" w:date="2017-09-07T21:29:00Z" w:initials="OB">
    <w:p w14:paraId="753CBD40" w14:textId="6974F049" w:rsidR="002C6215" w:rsidRDefault="002C6215">
      <w:pPr>
        <w:pStyle w:val="Kommentartext"/>
      </w:pPr>
      <w:r>
        <w:rPr>
          <w:rStyle w:val="Kommentarzeichen"/>
        </w:rPr>
        <w:annotationRef/>
      </w:r>
      <w:r>
        <w:t>Das würde ich ungerne in der Doku stehen haben, vielleicht im Anhang. Er ermutigt Inexio vielleicht, sich selbst auf der Konsole sich anzumelden.</w:t>
      </w:r>
    </w:p>
  </w:comment>
  <w:comment w:id="552" w:author="Oliveira, Bruno" w:date="2017-09-16T15:03:00Z" w:initials="OB">
    <w:p w14:paraId="45578BCC" w14:textId="5E547EEA" w:rsidR="004C0D5D" w:rsidRDefault="004C0D5D">
      <w:pPr>
        <w:pStyle w:val="Kommentartext"/>
      </w:pPr>
      <w:r>
        <w:rPr>
          <w:rStyle w:val="Kommentarzeichen"/>
        </w:rPr>
        <w:annotationRef/>
      </w:r>
      <w:r>
        <w:t>Da hast du Recht</w:t>
      </w:r>
    </w:p>
  </w:comment>
  <w:comment w:id="558" w:author="Oliver Braun" w:date="2017-09-07T21:33:00Z" w:initials="OB">
    <w:p w14:paraId="3DC0EB4C" w14:textId="59390300" w:rsidR="002C6215" w:rsidRDefault="002C6215">
      <w:pPr>
        <w:pStyle w:val="Kommentartext"/>
      </w:pPr>
      <w:r>
        <w:rPr>
          <w:rStyle w:val="Kommentarzeichen"/>
        </w:rPr>
        <w:annotationRef/>
      </w:r>
      <w:r>
        <w:t>So etwas sollte vermutlich in den Anhang</w:t>
      </w:r>
    </w:p>
  </w:comment>
  <w:comment w:id="607" w:author="Oliver Braun" w:date="2017-09-07T21:34:00Z" w:initials="OB">
    <w:p w14:paraId="184EB882" w14:textId="1818C146" w:rsidR="002C6215" w:rsidRDefault="002C6215">
      <w:pPr>
        <w:pStyle w:val="Kommentartext"/>
      </w:pPr>
      <w:r>
        <w:rPr>
          <w:rStyle w:val="Kommentarzeichen"/>
        </w:rPr>
        <w:annotationRef/>
      </w:r>
      <w:r>
        <w:t>Interessant</w:t>
      </w:r>
    </w:p>
  </w:comment>
  <w:comment w:id="618" w:author="Oliver Braun" w:date="2017-09-07T21:34:00Z" w:initials="OB">
    <w:p w14:paraId="75CBA80A" w14:textId="205AC340" w:rsidR="002C6215" w:rsidRDefault="002C6215">
      <w:pPr>
        <w:pStyle w:val="Kommentartext"/>
      </w:pPr>
      <w:r>
        <w:rPr>
          <w:rStyle w:val="Kommentarzeichen"/>
        </w:rPr>
        <w:annotationRef/>
      </w:r>
      <w:r>
        <w:t>Ich vermute mal, dass kommt raus wegen deiner Anleitung für 7.2.6</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500AF79" w15:done="0"/>
  <w15:commentEx w15:paraId="0F8DDB03" w15:paraIdParent="4500AF79" w15:done="0"/>
  <w15:commentEx w15:paraId="30BBD6C6" w15:done="0"/>
  <w15:commentEx w15:paraId="184B750A" w15:done="0"/>
  <w15:commentEx w15:paraId="7E411D96" w15:done="0"/>
  <w15:commentEx w15:paraId="7F4F2B83" w15:paraIdParent="7E411D96" w15:done="0"/>
  <w15:commentEx w15:paraId="49DA86CB" w15:done="0"/>
  <w15:commentEx w15:paraId="1CA1D079" w15:paraIdParent="49DA86CB" w15:done="0"/>
  <w15:commentEx w15:paraId="18331C24" w15:done="0"/>
  <w15:commentEx w15:paraId="2D62DC9F" w15:paraIdParent="18331C24" w15:done="0"/>
  <w15:commentEx w15:paraId="53D02661" w15:done="0"/>
  <w15:commentEx w15:paraId="10491AB7" w15:paraIdParent="53D02661" w15:done="0"/>
  <w15:commentEx w15:paraId="308099B8" w15:done="0"/>
  <w15:commentEx w15:paraId="664A0CFB" w15:paraIdParent="308099B8" w15:done="0"/>
  <w15:commentEx w15:paraId="5A900A7E" w15:done="0"/>
  <w15:commentEx w15:paraId="366453C4" w15:paraIdParent="5A900A7E" w15:done="0"/>
  <w15:commentEx w15:paraId="2FED083E" w15:done="0"/>
  <w15:commentEx w15:paraId="44DECBEC" w15:paraIdParent="2FED083E" w15:done="0"/>
  <w15:commentEx w15:paraId="4DF98B7D" w15:done="0"/>
  <w15:commentEx w15:paraId="117B3BC9" w15:paraIdParent="4DF98B7D" w15:done="0"/>
  <w15:commentEx w15:paraId="67C9D6D5" w15:done="0"/>
  <w15:commentEx w15:paraId="368037D9" w15:paraIdParent="67C9D6D5" w15:done="0"/>
  <w15:commentEx w15:paraId="223FF05F" w15:done="0"/>
  <w15:commentEx w15:paraId="65004B14" w15:done="0"/>
  <w15:commentEx w15:paraId="4751565B" w15:paraIdParent="65004B14" w15:done="0"/>
  <w15:commentEx w15:paraId="753CBD40" w15:done="0"/>
  <w15:commentEx w15:paraId="45578BCC" w15:paraIdParent="753CBD40" w15:done="0"/>
  <w15:commentEx w15:paraId="3DC0EB4C" w15:done="0"/>
  <w15:commentEx w15:paraId="184EB882" w15:done="0"/>
  <w15:commentEx w15:paraId="75CBA80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57BDF0" w14:textId="77777777" w:rsidR="00411907" w:rsidRDefault="00411907">
      <w:pPr>
        <w:spacing w:after="0" w:line="240" w:lineRule="auto"/>
      </w:pPr>
      <w:r>
        <w:separator/>
      </w:r>
    </w:p>
  </w:endnote>
  <w:endnote w:type="continuationSeparator" w:id="0">
    <w:p w14:paraId="08EA048A" w14:textId="77777777" w:rsidR="00411907" w:rsidRDefault="004119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Helv">
    <w:panose1 w:val="020B0604020202030204"/>
    <w:charset w:val="00"/>
    <w:family w:val="swiss"/>
    <w:notTrueType/>
    <w:pitch w:val="variable"/>
    <w:sig w:usb0="00000003" w:usb1="00000000" w:usb2="00000000" w:usb3="00000000" w:csb0="00000001" w:csb1="00000000"/>
  </w:font>
  <w:font w:name="BookMaste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7757C" w14:textId="3CEA00EC" w:rsidR="002C6215" w:rsidRPr="004863AA" w:rsidRDefault="002C6215" w:rsidP="009C55E8">
    <w:pPr>
      <w:pStyle w:val="Fuzeile"/>
      <w:tabs>
        <w:tab w:val="clear" w:pos="4536"/>
        <w:tab w:val="clear" w:pos="9072"/>
        <w:tab w:val="right" w:pos="8505"/>
      </w:tabs>
      <w:jc w:val="right"/>
    </w:pPr>
    <w:r w:rsidRPr="004863AA">
      <w:t xml:space="preserve">Seite </w:t>
    </w:r>
    <w:sdt>
      <w:sdtPr>
        <w:id w:val="-1672707704"/>
        <w:docPartObj>
          <w:docPartGallery w:val="Page Numbers (Bottom of Page)"/>
          <w:docPartUnique/>
        </w:docPartObj>
      </w:sdtPr>
      <w:sdtEndPr/>
      <w:sdtContent>
        <w:r w:rsidRPr="004863AA">
          <w:fldChar w:fldCharType="begin"/>
        </w:r>
        <w:r w:rsidRPr="004863AA">
          <w:instrText>PAGE   \* MERGEFORMAT</w:instrText>
        </w:r>
        <w:r w:rsidRPr="004863AA">
          <w:fldChar w:fldCharType="separate"/>
        </w:r>
        <w:r w:rsidR="00826F2F">
          <w:rPr>
            <w:noProof/>
          </w:rPr>
          <w:t>7</w:t>
        </w:r>
        <w:r w:rsidRPr="004863AA">
          <w:rPr>
            <w:noProof/>
          </w:rPr>
          <w:fldChar w:fldCharType="end"/>
        </w:r>
      </w:sdtContent>
    </w:sdt>
    <w:r w:rsidRPr="004863AA">
      <w:t xml:space="preserve"> von </w:t>
    </w:r>
    <w:r w:rsidR="00411907">
      <w:fldChar w:fldCharType="begin"/>
    </w:r>
    <w:r w:rsidR="00411907">
      <w:instrText>NUMPAGES  \* Arabic  \* MERGEFORMAT</w:instrText>
    </w:r>
    <w:r w:rsidR="00411907">
      <w:fldChar w:fldCharType="separate"/>
    </w:r>
    <w:r w:rsidR="00826F2F">
      <w:rPr>
        <w:noProof/>
      </w:rPr>
      <w:t>35</w:t>
    </w:r>
    <w:r w:rsidR="00411907">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1A2D0" w14:textId="201A1EFE" w:rsidR="002C6215" w:rsidRPr="00EF7D86" w:rsidRDefault="002C6215" w:rsidP="009C55E8">
    <w:pPr>
      <w:tabs>
        <w:tab w:val="right" w:pos="8505"/>
      </w:tabs>
      <w:spacing w:line="240" w:lineRule="auto"/>
      <w:jc w:val="right"/>
    </w:pPr>
    <w:r w:rsidRPr="001C62A2">
      <w:t xml:space="preserve">Seite </w:t>
    </w:r>
    <w:sdt>
      <w:sdtPr>
        <w:id w:val="-533270090"/>
        <w:docPartObj>
          <w:docPartGallery w:val="Page Numbers (Bottom of Page)"/>
          <w:docPartUnique/>
        </w:docPartObj>
      </w:sdtPr>
      <w:sdtEndPr/>
      <w:sdtContent>
        <w:r>
          <w:fldChar w:fldCharType="begin"/>
        </w:r>
        <w:r>
          <w:instrText>PAGE   \* MERGEFORMAT</w:instrText>
        </w:r>
        <w:r>
          <w:fldChar w:fldCharType="separate"/>
        </w:r>
        <w:r w:rsidR="00826F2F">
          <w:rPr>
            <w:noProof/>
          </w:rPr>
          <w:t>1</w:t>
        </w:r>
        <w:r>
          <w:rPr>
            <w:noProof/>
          </w:rPr>
          <w:fldChar w:fldCharType="end"/>
        </w:r>
      </w:sdtContent>
    </w:sdt>
    <w:r w:rsidRPr="001C62A2">
      <w:t xml:space="preserve"> von </w:t>
    </w:r>
    <w:r w:rsidR="00411907">
      <w:fldChar w:fldCharType="begin"/>
    </w:r>
    <w:r w:rsidR="00411907">
      <w:instrText>NUMPAGES  \* Arabic  \* MERGEFORMAT</w:instrText>
    </w:r>
    <w:r w:rsidR="00411907">
      <w:fldChar w:fldCharType="separate"/>
    </w:r>
    <w:r w:rsidR="00826F2F">
      <w:rPr>
        <w:noProof/>
      </w:rPr>
      <w:t>35</w:t>
    </w:r>
    <w:r w:rsidR="00411907">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C183A8" w14:textId="77777777" w:rsidR="00411907" w:rsidRDefault="00411907">
      <w:pPr>
        <w:spacing w:after="0" w:line="240" w:lineRule="auto"/>
      </w:pPr>
      <w:r>
        <w:separator/>
      </w:r>
    </w:p>
  </w:footnote>
  <w:footnote w:type="continuationSeparator" w:id="0">
    <w:p w14:paraId="32974E05" w14:textId="77777777" w:rsidR="00411907" w:rsidRDefault="004119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14AB4" w14:textId="62CF0CD7" w:rsidR="002C6215" w:rsidRPr="004863AA" w:rsidRDefault="002C6215" w:rsidP="00E540F6">
    <w:pPr>
      <w:pStyle w:val="Kopfzeile"/>
      <w:pBdr>
        <w:bottom w:val="single" w:sz="6" w:space="1" w:color="auto"/>
      </w:pBdr>
      <w:tabs>
        <w:tab w:val="clear" w:pos="4536"/>
        <w:tab w:val="right" w:pos="8505"/>
      </w:tabs>
      <w:rPr>
        <w:noProof/>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34BFD" w14:textId="77777777" w:rsidR="002C6215" w:rsidRDefault="002C6215" w:rsidP="00720B50">
    <w:pPr>
      <w:pStyle w:val="Kopfzeile"/>
      <w:jc w:val="right"/>
    </w:pPr>
    <w:r w:rsidRPr="00A60E9C">
      <w:rPr>
        <w:noProof/>
        <w:lang w:eastAsia="de-DE"/>
      </w:rPr>
      <w:drawing>
        <wp:inline distT="0" distB="0" distL="0" distR="0" wp14:anchorId="430AF1B2" wp14:editId="15E7172D">
          <wp:extent cx="720000" cy="460800"/>
          <wp:effectExtent l="0" t="0" r="4445" b="0"/>
          <wp:docPr id="19" name="Grafik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alogo.BMP"/>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0000" cy="4608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391C0" w14:textId="36151344" w:rsidR="002C6215" w:rsidRDefault="00411907" w:rsidP="00685E72">
    <w:pPr>
      <w:pStyle w:val="Kopfzeile"/>
      <w:pBdr>
        <w:bottom w:val="single" w:sz="4" w:space="1" w:color="auto"/>
      </w:pBdr>
      <w:tabs>
        <w:tab w:val="clear" w:pos="4536"/>
        <w:tab w:val="center" w:pos="8789"/>
      </w:tabs>
    </w:pPr>
    <w:sdt>
      <w:sdtPr>
        <w:rPr>
          <w:noProof/>
        </w:rPr>
        <w:alias w:val="Betreff"/>
        <w:tag w:val=""/>
        <w:id w:val="-1870145763"/>
        <w:showingPlcHdr/>
        <w:dataBinding w:prefixMappings="xmlns:ns0='http://purl.org/dc/elements/1.1/' xmlns:ns1='http://schemas.openxmlformats.org/package/2006/metadata/core-properties' " w:xpath="/ns1:coreProperties[1]/ns0:title[1]" w:storeItemID="{6C3C8BC8-F283-45AE-878A-BAB7291924A1}"/>
        <w:text/>
      </w:sdtPr>
      <w:sdtEndPr/>
      <w:sdtContent>
        <w:r w:rsidR="002C6215">
          <w:rPr>
            <w:noProof/>
          </w:rPr>
          <w:t xml:space="preserve">     </w:t>
        </w:r>
      </w:sdtContent>
    </w:sdt>
    <w:r w:rsidR="002C6215">
      <w:rPr>
        <w:noProof/>
      </w:rPr>
      <w:tab/>
      <w:t>Verzeichnisse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314EEA7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60BBF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550AE404"/>
    <w:lvl w:ilvl="0">
      <w:start w:val="1"/>
      <w:numFmt w:val="bullet"/>
      <w:pStyle w:val="Aufzhlungszeichen3"/>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DCF2DB90"/>
    <w:lvl w:ilvl="0">
      <w:start w:val="1"/>
      <w:numFmt w:val="bullet"/>
      <w:pStyle w:val="Aufzhlungszeichen2"/>
      <w:lvlText w:val=""/>
      <w:lvlJc w:val="left"/>
      <w:pPr>
        <w:tabs>
          <w:tab w:val="num" w:pos="643"/>
        </w:tabs>
        <w:ind w:left="643" w:hanging="360"/>
      </w:pPr>
      <w:rPr>
        <w:rFonts w:ascii="Symbol" w:hAnsi="Symbol" w:hint="default"/>
      </w:rPr>
    </w:lvl>
  </w:abstractNum>
  <w:abstractNum w:abstractNumId="4" w15:restartNumberingAfterBreak="0">
    <w:nsid w:val="FFFFFF88"/>
    <w:multiLevelType w:val="singleLevel"/>
    <w:tmpl w:val="63589648"/>
    <w:lvl w:ilvl="0">
      <w:start w:val="1"/>
      <w:numFmt w:val="decimal"/>
      <w:pStyle w:val="Listennummer"/>
      <w:lvlText w:val="(%1)"/>
      <w:lvlJc w:val="left"/>
      <w:pPr>
        <w:ind w:left="360" w:hanging="360"/>
      </w:pPr>
    </w:lvl>
  </w:abstractNum>
  <w:abstractNum w:abstractNumId="5" w15:restartNumberingAfterBreak="0">
    <w:nsid w:val="FFFFFF89"/>
    <w:multiLevelType w:val="singleLevel"/>
    <w:tmpl w:val="772A0B16"/>
    <w:lvl w:ilvl="0">
      <w:start w:val="1"/>
      <w:numFmt w:val="bullet"/>
      <w:pStyle w:val="Aufzhlungszeichen"/>
      <w:lvlText w:val=""/>
      <w:lvlJc w:val="left"/>
      <w:pPr>
        <w:tabs>
          <w:tab w:val="num" w:pos="360"/>
        </w:tabs>
        <w:ind w:left="360" w:hanging="360"/>
      </w:pPr>
      <w:rPr>
        <w:rFonts w:ascii="Symbol" w:hAnsi="Symbol" w:hint="default"/>
      </w:rPr>
    </w:lvl>
  </w:abstractNum>
  <w:abstractNum w:abstractNumId="6" w15:restartNumberingAfterBreak="0">
    <w:nsid w:val="01E430C6"/>
    <w:multiLevelType w:val="hybridMultilevel"/>
    <w:tmpl w:val="72E09CDE"/>
    <w:lvl w:ilvl="0" w:tplc="5FF8334A">
      <w:start w:val="1"/>
      <w:numFmt w:val="decimal"/>
      <w:pStyle w:val="Listenabsatz"/>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82C08A1"/>
    <w:multiLevelType w:val="multilevel"/>
    <w:tmpl w:val="85884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2D0091"/>
    <w:multiLevelType w:val="multilevel"/>
    <w:tmpl w:val="5ACA8BF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24A62367"/>
    <w:multiLevelType w:val="hybridMultilevel"/>
    <w:tmpl w:val="F1141A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58D3A21"/>
    <w:multiLevelType w:val="hybridMultilevel"/>
    <w:tmpl w:val="59BE52A2"/>
    <w:lvl w:ilvl="0" w:tplc="8D08D2A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9002F43"/>
    <w:multiLevelType w:val="multilevel"/>
    <w:tmpl w:val="82CA205A"/>
    <w:styleLink w:val="Auflistung"/>
    <w:lvl w:ilvl="0">
      <w:start w:val="5"/>
      <w:numFmt w:val="bullet"/>
      <w:lvlText w:val="■"/>
      <w:lvlJc w:val="left"/>
      <w:pPr>
        <w:ind w:left="1211" w:hanging="360"/>
      </w:pPr>
      <w:rPr>
        <w:rFonts w:ascii="Arial" w:hAnsi="Arial" w:hint="default"/>
        <w:b/>
        <w:i w:val="0"/>
        <w:color w:val="F58220"/>
        <w:sz w:val="22"/>
      </w:rPr>
    </w:lvl>
    <w:lvl w:ilvl="1">
      <w:start w:val="1"/>
      <w:numFmt w:val="bullet"/>
      <w:lvlText w:val=""/>
      <w:lvlJc w:val="left"/>
      <w:pPr>
        <w:ind w:left="1931" w:hanging="360"/>
      </w:pPr>
      <w:rPr>
        <w:rFonts w:ascii="Symbol" w:hAnsi="Symbol" w:cs="Courier New" w:hint="default"/>
        <w:color w:val="F79646" w:themeColor="accent6"/>
      </w:rPr>
    </w:lvl>
    <w:lvl w:ilvl="2">
      <w:start w:val="1"/>
      <w:numFmt w:val="bullet"/>
      <w:lvlText w:val=""/>
      <w:lvlJc w:val="left"/>
      <w:pPr>
        <w:ind w:left="2651" w:hanging="360"/>
      </w:pPr>
      <w:rPr>
        <w:rFonts w:ascii="Symbol" w:hAnsi="Symbol" w:hint="default"/>
        <w:b/>
        <w:color w:val="F58220"/>
      </w:rPr>
    </w:lvl>
    <w:lvl w:ilvl="3">
      <w:start w:val="1"/>
      <w:numFmt w:val="bullet"/>
      <w:lvlText w:val=""/>
      <w:lvlJc w:val="left"/>
      <w:pPr>
        <w:ind w:left="3371" w:hanging="360"/>
      </w:pPr>
      <w:rPr>
        <w:rFonts w:ascii="Symbol" w:hAnsi="Symbol" w:hint="default"/>
      </w:rPr>
    </w:lvl>
    <w:lvl w:ilvl="4">
      <w:start w:val="1"/>
      <w:numFmt w:val="bullet"/>
      <w:lvlText w:val="o"/>
      <w:lvlJc w:val="left"/>
      <w:pPr>
        <w:ind w:left="4091" w:hanging="360"/>
      </w:pPr>
      <w:rPr>
        <w:rFonts w:ascii="Courier New" w:hAnsi="Courier New" w:cs="Courier New" w:hint="default"/>
      </w:rPr>
    </w:lvl>
    <w:lvl w:ilvl="5">
      <w:start w:val="1"/>
      <w:numFmt w:val="bullet"/>
      <w:lvlText w:val=""/>
      <w:lvlJc w:val="left"/>
      <w:pPr>
        <w:ind w:left="4811" w:hanging="360"/>
      </w:pPr>
      <w:rPr>
        <w:rFonts w:ascii="Wingdings" w:hAnsi="Wingdings" w:hint="default"/>
      </w:rPr>
    </w:lvl>
    <w:lvl w:ilvl="6">
      <w:start w:val="1"/>
      <w:numFmt w:val="bullet"/>
      <w:lvlText w:val=""/>
      <w:lvlJc w:val="left"/>
      <w:pPr>
        <w:ind w:left="5531" w:hanging="360"/>
      </w:pPr>
      <w:rPr>
        <w:rFonts w:ascii="Symbol" w:hAnsi="Symbol" w:hint="default"/>
      </w:rPr>
    </w:lvl>
    <w:lvl w:ilvl="7">
      <w:start w:val="1"/>
      <w:numFmt w:val="bullet"/>
      <w:lvlText w:val="o"/>
      <w:lvlJc w:val="left"/>
      <w:pPr>
        <w:ind w:left="6251" w:hanging="360"/>
      </w:pPr>
      <w:rPr>
        <w:rFonts w:ascii="Courier New" w:hAnsi="Courier New" w:cs="Courier New" w:hint="default"/>
      </w:rPr>
    </w:lvl>
    <w:lvl w:ilvl="8">
      <w:start w:val="1"/>
      <w:numFmt w:val="bullet"/>
      <w:lvlText w:val=""/>
      <w:lvlJc w:val="left"/>
      <w:pPr>
        <w:ind w:left="6971" w:hanging="360"/>
      </w:pPr>
      <w:rPr>
        <w:rFonts w:ascii="Wingdings" w:hAnsi="Wingdings" w:hint="default"/>
      </w:rPr>
    </w:lvl>
  </w:abstractNum>
  <w:abstractNum w:abstractNumId="12" w15:restartNumberingAfterBreak="0">
    <w:nsid w:val="2E553E5F"/>
    <w:multiLevelType w:val="hybridMultilevel"/>
    <w:tmpl w:val="D2000518"/>
    <w:lvl w:ilvl="0" w:tplc="EBBC374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8C84854"/>
    <w:multiLevelType w:val="hybridMultilevel"/>
    <w:tmpl w:val="05341898"/>
    <w:lvl w:ilvl="0" w:tplc="04070001">
      <w:start w:val="1"/>
      <w:numFmt w:val="bullet"/>
      <w:lvlText w:val=""/>
      <w:lvlJc w:val="left"/>
      <w:pPr>
        <w:ind w:left="1426" w:hanging="360"/>
      </w:pPr>
      <w:rPr>
        <w:rFonts w:ascii="Symbol" w:hAnsi="Symbol" w:hint="default"/>
      </w:rPr>
    </w:lvl>
    <w:lvl w:ilvl="1" w:tplc="04070003" w:tentative="1">
      <w:start w:val="1"/>
      <w:numFmt w:val="bullet"/>
      <w:lvlText w:val="o"/>
      <w:lvlJc w:val="left"/>
      <w:pPr>
        <w:ind w:left="2146" w:hanging="360"/>
      </w:pPr>
      <w:rPr>
        <w:rFonts w:ascii="Courier New" w:hAnsi="Courier New" w:cs="Courier New" w:hint="default"/>
      </w:rPr>
    </w:lvl>
    <w:lvl w:ilvl="2" w:tplc="04070005" w:tentative="1">
      <w:start w:val="1"/>
      <w:numFmt w:val="bullet"/>
      <w:lvlText w:val=""/>
      <w:lvlJc w:val="left"/>
      <w:pPr>
        <w:ind w:left="2866" w:hanging="360"/>
      </w:pPr>
      <w:rPr>
        <w:rFonts w:ascii="Wingdings" w:hAnsi="Wingdings" w:hint="default"/>
      </w:rPr>
    </w:lvl>
    <w:lvl w:ilvl="3" w:tplc="04070001" w:tentative="1">
      <w:start w:val="1"/>
      <w:numFmt w:val="bullet"/>
      <w:lvlText w:val=""/>
      <w:lvlJc w:val="left"/>
      <w:pPr>
        <w:ind w:left="3586" w:hanging="360"/>
      </w:pPr>
      <w:rPr>
        <w:rFonts w:ascii="Symbol" w:hAnsi="Symbol" w:hint="default"/>
      </w:rPr>
    </w:lvl>
    <w:lvl w:ilvl="4" w:tplc="04070003" w:tentative="1">
      <w:start w:val="1"/>
      <w:numFmt w:val="bullet"/>
      <w:lvlText w:val="o"/>
      <w:lvlJc w:val="left"/>
      <w:pPr>
        <w:ind w:left="4306" w:hanging="360"/>
      </w:pPr>
      <w:rPr>
        <w:rFonts w:ascii="Courier New" w:hAnsi="Courier New" w:cs="Courier New" w:hint="default"/>
      </w:rPr>
    </w:lvl>
    <w:lvl w:ilvl="5" w:tplc="04070005" w:tentative="1">
      <w:start w:val="1"/>
      <w:numFmt w:val="bullet"/>
      <w:lvlText w:val=""/>
      <w:lvlJc w:val="left"/>
      <w:pPr>
        <w:ind w:left="5026" w:hanging="360"/>
      </w:pPr>
      <w:rPr>
        <w:rFonts w:ascii="Wingdings" w:hAnsi="Wingdings" w:hint="default"/>
      </w:rPr>
    </w:lvl>
    <w:lvl w:ilvl="6" w:tplc="04070001" w:tentative="1">
      <w:start w:val="1"/>
      <w:numFmt w:val="bullet"/>
      <w:lvlText w:val=""/>
      <w:lvlJc w:val="left"/>
      <w:pPr>
        <w:ind w:left="5746" w:hanging="360"/>
      </w:pPr>
      <w:rPr>
        <w:rFonts w:ascii="Symbol" w:hAnsi="Symbol" w:hint="default"/>
      </w:rPr>
    </w:lvl>
    <w:lvl w:ilvl="7" w:tplc="04070003" w:tentative="1">
      <w:start w:val="1"/>
      <w:numFmt w:val="bullet"/>
      <w:lvlText w:val="o"/>
      <w:lvlJc w:val="left"/>
      <w:pPr>
        <w:ind w:left="6466" w:hanging="360"/>
      </w:pPr>
      <w:rPr>
        <w:rFonts w:ascii="Courier New" w:hAnsi="Courier New" w:cs="Courier New" w:hint="default"/>
      </w:rPr>
    </w:lvl>
    <w:lvl w:ilvl="8" w:tplc="04070005" w:tentative="1">
      <w:start w:val="1"/>
      <w:numFmt w:val="bullet"/>
      <w:lvlText w:val=""/>
      <w:lvlJc w:val="left"/>
      <w:pPr>
        <w:ind w:left="7186" w:hanging="360"/>
      </w:pPr>
      <w:rPr>
        <w:rFonts w:ascii="Wingdings" w:hAnsi="Wingdings" w:hint="default"/>
      </w:rPr>
    </w:lvl>
  </w:abstractNum>
  <w:abstractNum w:abstractNumId="14" w15:restartNumberingAfterBreak="0">
    <w:nsid w:val="6EC42BAA"/>
    <w:multiLevelType w:val="multilevel"/>
    <w:tmpl w:val="59267A1E"/>
    <w:lvl w:ilvl="0">
      <w:start w:val="1"/>
      <w:numFmt w:val="bullet"/>
      <w:pStyle w:val="Aufzhlung1"/>
      <w:lvlText w:val=""/>
      <w:lvlJc w:val="left"/>
      <w:pPr>
        <w:tabs>
          <w:tab w:val="num" w:pos="1134"/>
        </w:tabs>
        <w:ind w:left="1418" w:hanging="284"/>
      </w:pPr>
      <w:rPr>
        <w:rFonts w:ascii="Wingdings" w:hAnsi="Wingdings" w:hint="default"/>
        <w:color w:val="F55F13"/>
      </w:rPr>
    </w:lvl>
    <w:lvl w:ilvl="1">
      <w:start w:val="1"/>
      <w:numFmt w:val="bullet"/>
      <w:lvlText w:val=""/>
      <w:lvlJc w:val="left"/>
      <w:pPr>
        <w:tabs>
          <w:tab w:val="num" w:pos="2142"/>
        </w:tabs>
        <w:ind w:left="2142" w:hanging="369"/>
      </w:pPr>
      <w:rPr>
        <w:rFonts w:ascii="Symbol" w:hAnsi="Symbol" w:hint="default"/>
        <w:color w:val="F55F13"/>
      </w:rPr>
    </w:lvl>
    <w:lvl w:ilvl="2">
      <w:start w:val="1"/>
      <w:numFmt w:val="bullet"/>
      <w:lvlText w:val="·"/>
      <w:lvlJc w:val="left"/>
      <w:pPr>
        <w:tabs>
          <w:tab w:val="num" w:pos="2426"/>
        </w:tabs>
        <w:ind w:left="2426" w:hanging="171"/>
      </w:pPr>
      <w:rPr>
        <w:rFonts w:ascii="Arial" w:hAnsi="Arial" w:hint="default"/>
        <w:color w:val="F55F13"/>
      </w:rPr>
    </w:lvl>
    <w:lvl w:ilvl="3">
      <w:start w:val="1"/>
      <w:numFmt w:val="bullet"/>
      <w:lvlText w:val=""/>
      <w:lvlJc w:val="left"/>
      <w:pPr>
        <w:tabs>
          <w:tab w:val="num" w:pos="2825"/>
        </w:tabs>
        <w:ind w:left="2825" w:hanging="360"/>
      </w:pPr>
      <w:rPr>
        <w:rFonts w:ascii="Symbol" w:hAnsi="Symbol" w:hint="default"/>
      </w:rPr>
    </w:lvl>
    <w:lvl w:ilvl="4">
      <w:start w:val="1"/>
      <w:numFmt w:val="bullet"/>
      <w:lvlText w:val="o"/>
      <w:lvlJc w:val="left"/>
      <w:pPr>
        <w:tabs>
          <w:tab w:val="num" w:pos="3545"/>
        </w:tabs>
        <w:ind w:left="3545" w:hanging="360"/>
      </w:pPr>
      <w:rPr>
        <w:rFonts w:ascii="Courier New" w:hAnsi="Courier New" w:cs="Courier New" w:hint="default"/>
      </w:rPr>
    </w:lvl>
    <w:lvl w:ilvl="5">
      <w:start w:val="1"/>
      <w:numFmt w:val="bullet"/>
      <w:lvlText w:val=""/>
      <w:lvlJc w:val="left"/>
      <w:pPr>
        <w:tabs>
          <w:tab w:val="num" w:pos="4265"/>
        </w:tabs>
        <w:ind w:left="4265" w:hanging="360"/>
      </w:pPr>
      <w:rPr>
        <w:rFonts w:ascii="Wingdings" w:hAnsi="Wingdings" w:hint="default"/>
      </w:rPr>
    </w:lvl>
    <w:lvl w:ilvl="6">
      <w:start w:val="1"/>
      <w:numFmt w:val="bullet"/>
      <w:lvlText w:val=""/>
      <w:lvlJc w:val="left"/>
      <w:pPr>
        <w:tabs>
          <w:tab w:val="num" w:pos="4985"/>
        </w:tabs>
        <w:ind w:left="4985" w:hanging="360"/>
      </w:pPr>
      <w:rPr>
        <w:rFonts w:ascii="Symbol" w:hAnsi="Symbol" w:hint="default"/>
      </w:rPr>
    </w:lvl>
    <w:lvl w:ilvl="7">
      <w:start w:val="1"/>
      <w:numFmt w:val="bullet"/>
      <w:lvlText w:val="o"/>
      <w:lvlJc w:val="left"/>
      <w:pPr>
        <w:tabs>
          <w:tab w:val="num" w:pos="5705"/>
        </w:tabs>
        <w:ind w:left="5705" w:hanging="360"/>
      </w:pPr>
      <w:rPr>
        <w:rFonts w:ascii="Courier New" w:hAnsi="Courier New" w:cs="Courier New" w:hint="default"/>
      </w:rPr>
    </w:lvl>
    <w:lvl w:ilvl="8">
      <w:start w:val="1"/>
      <w:numFmt w:val="bullet"/>
      <w:lvlText w:val=""/>
      <w:lvlJc w:val="left"/>
      <w:pPr>
        <w:tabs>
          <w:tab w:val="num" w:pos="6425"/>
        </w:tabs>
        <w:ind w:left="6425" w:hanging="360"/>
      </w:pPr>
      <w:rPr>
        <w:rFonts w:ascii="Wingdings" w:hAnsi="Wingdings" w:hint="default"/>
      </w:rPr>
    </w:lvl>
  </w:abstractNum>
  <w:abstractNum w:abstractNumId="15" w15:restartNumberingAfterBreak="0">
    <w:nsid w:val="78941546"/>
    <w:multiLevelType w:val="hybridMultilevel"/>
    <w:tmpl w:val="3BB8621A"/>
    <w:lvl w:ilvl="0" w:tplc="C85E5F02">
      <w:numFmt w:val="bullet"/>
      <w:lvlText w:val="-"/>
      <w:lvlJc w:val="left"/>
      <w:pPr>
        <w:ind w:left="792" w:hanging="360"/>
      </w:pPr>
      <w:rPr>
        <w:rFonts w:ascii="Calibri" w:eastAsiaTheme="minorHAnsi" w:hAnsi="Calibri" w:cs="Calibri" w:hint="default"/>
      </w:rPr>
    </w:lvl>
    <w:lvl w:ilvl="1" w:tplc="04070003" w:tentative="1">
      <w:start w:val="1"/>
      <w:numFmt w:val="bullet"/>
      <w:lvlText w:val="o"/>
      <w:lvlJc w:val="left"/>
      <w:pPr>
        <w:ind w:left="1512" w:hanging="360"/>
      </w:pPr>
      <w:rPr>
        <w:rFonts w:ascii="Courier New" w:hAnsi="Courier New" w:cs="Courier New" w:hint="default"/>
      </w:rPr>
    </w:lvl>
    <w:lvl w:ilvl="2" w:tplc="04070005" w:tentative="1">
      <w:start w:val="1"/>
      <w:numFmt w:val="bullet"/>
      <w:lvlText w:val=""/>
      <w:lvlJc w:val="left"/>
      <w:pPr>
        <w:ind w:left="2232" w:hanging="360"/>
      </w:pPr>
      <w:rPr>
        <w:rFonts w:ascii="Wingdings" w:hAnsi="Wingdings" w:hint="default"/>
      </w:rPr>
    </w:lvl>
    <w:lvl w:ilvl="3" w:tplc="04070001" w:tentative="1">
      <w:start w:val="1"/>
      <w:numFmt w:val="bullet"/>
      <w:lvlText w:val=""/>
      <w:lvlJc w:val="left"/>
      <w:pPr>
        <w:ind w:left="2952" w:hanging="360"/>
      </w:pPr>
      <w:rPr>
        <w:rFonts w:ascii="Symbol" w:hAnsi="Symbol" w:hint="default"/>
      </w:rPr>
    </w:lvl>
    <w:lvl w:ilvl="4" w:tplc="04070003" w:tentative="1">
      <w:start w:val="1"/>
      <w:numFmt w:val="bullet"/>
      <w:lvlText w:val="o"/>
      <w:lvlJc w:val="left"/>
      <w:pPr>
        <w:ind w:left="3672" w:hanging="360"/>
      </w:pPr>
      <w:rPr>
        <w:rFonts w:ascii="Courier New" w:hAnsi="Courier New" w:cs="Courier New" w:hint="default"/>
      </w:rPr>
    </w:lvl>
    <w:lvl w:ilvl="5" w:tplc="04070005" w:tentative="1">
      <w:start w:val="1"/>
      <w:numFmt w:val="bullet"/>
      <w:lvlText w:val=""/>
      <w:lvlJc w:val="left"/>
      <w:pPr>
        <w:ind w:left="4392" w:hanging="360"/>
      </w:pPr>
      <w:rPr>
        <w:rFonts w:ascii="Wingdings" w:hAnsi="Wingdings" w:hint="default"/>
      </w:rPr>
    </w:lvl>
    <w:lvl w:ilvl="6" w:tplc="04070001" w:tentative="1">
      <w:start w:val="1"/>
      <w:numFmt w:val="bullet"/>
      <w:lvlText w:val=""/>
      <w:lvlJc w:val="left"/>
      <w:pPr>
        <w:ind w:left="5112" w:hanging="360"/>
      </w:pPr>
      <w:rPr>
        <w:rFonts w:ascii="Symbol" w:hAnsi="Symbol" w:hint="default"/>
      </w:rPr>
    </w:lvl>
    <w:lvl w:ilvl="7" w:tplc="04070003" w:tentative="1">
      <w:start w:val="1"/>
      <w:numFmt w:val="bullet"/>
      <w:lvlText w:val="o"/>
      <w:lvlJc w:val="left"/>
      <w:pPr>
        <w:ind w:left="5832" w:hanging="360"/>
      </w:pPr>
      <w:rPr>
        <w:rFonts w:ascii="Courier New" w:hAnsi="Courier New" w:cs="Courier New" w:hint="default"/>
      </w:rPr>
    </w:lvl>
    <w:lvl w:ilvl="8" w:tplc="04070005" w:tentative="1">
      <w:start w:val="1"/>
      <w:numFmt w:val="bullet"/>
      <w:lvlText w:val=""/>
      <w:lvlJc w:val="left"/>
      <w:pPr>
        <w:ind w:left="6552" w:hanging="360"/>
      </w:pPr>
      <w:rPr>
        <w:rFonts w:ascii="Wingdings" w:hAnsi="Wingdings" w:hint="default"/>
      </w:rPr>
    </w:lvl>
  </w:abstractNum>
  <w:num w:numId="1">
    <w:abstractNumId w:val="5"/>
  </w:num>
  <w:num w:numId="2">
    <w:abstractNumId w:val="3"/>
  </w:num>
  <w:num w:numId="3">
    <w:abstractNumId w:val="2"/>
  </w:num>
  <w:num w:numId="4">
    <w:abstractNumId w:val="1"/>
  </w:num>
  <w:num w:numId="5">
    <w:abstractNumId w:val="0"/>
  </w:num>
  <w:num w:numId="6">
    <w:abstractNumId w:val="8"/>
  </w:num>
  <w:num w:numId="7">
    <w:abstractNumId w:val="4"/>
  </w:num>
  <w:num w:numId="8">
    <w:abstractNumId w:val="14"/>
  </w:num>
  <w:num w:numId="9">
    <w:abstractNumId w:val="11"/>
  </w:num>
  <w:num w:numId="10">
    <w:abstractNumId w:val="10"/>
  </w:num>
  <w:num w:numId="11">
    <w:abstractNumId w:val="6"/>
  </w:num>
  <w:num w:numId="12">
    <w:abstractNumId w:val="15"/>
  </w:num>
  <w:num w:numId="13">
    <w:abstractNumId w:val="12"/>
  </w:num>
  <w:num w:numId="14">
    <w:abstractNumId w:val="6"/>
    <w:lvlOverride w:ilvl="0">
      <w:startOverride w:val="1"/>
    </w:lvlOverride>
  </w:num>
  <w:num w:numId="15">
    <w:abstractNumId w:val="13"/>
  </w:num>
  <w:num w:numId="16">
    <w:abstractNumId w:val="7"/>
  </w:num>
  <w:num w:numId="17">
    <w:abstractNumId w:val="9"/>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liveira, Bruno">
    <w15:presenceInfo w15:providerId="AD" w15:userId="S-1-5-21-1267249724-2912316410-597184085-7675"/>
  </w15:person>
  <w15:person w15:author="Oliver Braun">
    <w15:presenceInfo w15:providerId="Windows Live" w15:userId="6d8c614437ac84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attachedTemplate r:id="rId1"/>
  <w:linkStyle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trackRevisions/>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0B9B"/>
    <w:rsid w:val="00000B86"/>
    <w:rsid w:val="00000ED5"/>
    <w:rsid w:val="000020AE"/>
    <w:rsid w:val="00004FA4"/>
    <w:rsid w:val="00006488"/>
    <w:rsid w:val="00006B82"/>
    <w:rsid w:val="0000775F"/>
    <w:rsid w:val="0001084B"/>
    <w:rsid w:val="00012A3D"/>
    <w:rsid w:val="00014EC5"/>
    <w:rsid w:val="00015129"/>
    <w:rsid w:val="00022000"/>
    <w:rsid w:val="000223FB"/>
    <w:rsid w:val="00022818"/>
    <w:rsid w:val="00025B95"/>
    <w:rsid w:val="00025E3B"/>
    <w:rsid w:val="00031DAE"/>
    <w:rsid w:val="00033B38"/>
    <w:rsid w:val="000341B0"/>
    <w:rsid w:val="0003762D"/>
    <w:rsid w:val="00037A04"/>
    <w:rsid w:val="00041C3D"/>
    <w:rsid w:val="000426A4"/>
    <w:rsid w:val="00042C1E"/>
    <w:rsid w:val="000444E5"/>
    <w:rsid w:val="00044E6C"/>
    <w:rsid w:val="00045F5E"/>
    <w:rsid w:val="00046959"/>
    <w:rsid w:val="000471E5"/>
    <w:rsid w:val="0005388C"/>
    <w:rsid w:val="0005409C"/>
    <w:rsid w:val="00054928"/>
    <w:rsid w:val="00055D51"/>
    <w:rsid w:val="0005616B"/>
    <w:rsid w:val="000577FA"/>
    <w:rsid w:val="0006555A"/>
    <w:rsid w:val="00065740"/>
    <w:rsid w:val="00067C4D"/>
    <w:rsid w:val="00067D98"/>
    <w:rsid w:val="00070D2B"/>
    <w:rsid w:val="000711F3"/>
    <w:rsid w:val="000725FE"/>
    <w:rsid w:val="0007615B"/>
    <w:rsid w:val="00076285"/>
    <w:rsid w:val="00076491"/>
    <w:rsid w:val="000769BD"/>
    <w:rsid w:val="00077FE1"/>
    <w:rsid w:val="00080431"/>
    <w:rsid w:val="00081A59"/>
    <w:rsid w:val="000921AD"/>
    <w:rsid w:val="00092710"/>
    <w:rsid w:val="00092A3A"/>
    <w:rsid w:val="00097687"/>
    <w:rsid w:val="00097F02"/>
    <w:rsid w:val="00097FAB"/>
    <w:rsid w:val="000A1278"/>
    <w:rsid w:val="000A1477"/>
    <w:rsid w:val="000A1938"/>
    <w:rsid w:val="000A1A92"/>
    <w:rsid w:val="000A3A5D"/>
    <w:rsid w:val="000A3E5C"/>
    <w:rsid w:val="000A41E2"/>
    <w:rsid w:val="000A4262"/>
    <w:rsid w:val="000A60B6"/>
    <w:rsid w:val="000A74F4"/>
    <w:rsid w:val="000A79E2"/>
    <w:rsid w:val="000A7F23"/>
    <w:rsid w:val="000B236B"/>
    <w:rsid w:val="000B42BA"/>
    <w:rsid w:val="000B55C1"/>
    <w:rsid w:val="000B5FDF"/>
    <w:rsid w:val="000C0511"/>
    <w:rsid w:val="000C366A"/>
    <w:rsid w:val="000C3A55"/>
    <w:rsid w:val="000C439D"/>
    <w:rsid w:val="000C68D7"/>
    <w:rsid w:val="000C6B4A"/>
    <w:rsid w:val="000C758B"/>
    <w:rsid w:val="000C7D68"/>
    <w:rsid w:val="000D58A6"/>
    <w:rsid w:val="000D7AD8"/>
    <w:rsid w:val="000E0BEB"/>
    <w:rsid w:val="000E1279"/>
    <w:rsid w:val="000E1520"/>
    <w:rsid w:val="000E25B8"/>
    <w:rsid w:val="000E296A"/>
    <w:rsid w:val="000E2BD0"/>
    <w:rsid w:val="000E2D57"/>
    <w:rsid w:val="000E2E45"/>
    <w:rsid w:val="000E4639"/>
    <w:rsid w:val="000E4651"/>
    <w:rsid w:val="000E569A"/>
    <w:rsid w:val="000E67AD"/>
    <w:rsid w:val="000E7950"/>
    <w:rsid w:val="000E7F2F"/>
    <w:rsid w:val="000F1A23"/>
    <w:rsid w:val="000F3BE0"/>
    <w:rsid w:val="000F467C"/>
    <w:rsid w:val="000F51D6"/>
    <w:rsid w:val="000F5FE6"/>
    <w:rsid w:val="000F63DC"/>
    <w:rsid w:val="000F742F"/>
    <w:rsid w:val="00100C31"/>
    <w:rsid w:val="0010399D"/>
    <w:rsid w:val="00106E8D"/>
    <w:rsid w:val="001074BE"/>
    <w:rsid w:val="001102FD"/>
    <w:rsid w:val="00110F40"/>
    <w:rsid w:val="00112638"/>
    <w:rsid w:val="00115057"/>
    <w:rsid w:val="00116453"/>
    <w:rsid w:val="001174DC"/>
    <w:rsid w:val="00120880"/>
    <w:rsid w:val="00123A73"/>
    <w:rsid w:val="001240B9"/>
    <w:rsid w:val="00124459"/>
    <w:rsid w:val="001254EE"/>
    <w:rsid w:val="00125629"/>
    <w:rsid w:val="00125A06"/>
    <w:rsid w:val="00130ABC"/>
    <w:rsid w:val="00131082"/>
    <w:rsid w:val="00131206"/>
    <w:rsid w:val="00133AE8"/>
    <w:rsid w:val="0013444E"/>
    <w:rsid w:val="00134B6C"/>
    <w:rsid w:val="00134CD7"/>
    <w:rsid w:val="0013579E"/>
    <w:rsid w:val="00135E33"/>
    <w:rsid w:val="00136B78"/>
    <w:rsid w:val="00137753"/>
    <w:rsid w:val="001438F1"/>
    <w:rsid w:val="00144784"/>
    <w:rsid w:val="0014532D"/>
    <w:rsid w:val="00145B8B"/>
    <w:rsid w:val="00146941"/>
    <w:rsid w:val="0014779D"/>
    <w:rsid w:val="00150BD5"/>
    <w:rsid w:val="001514C2"/>
    <w:rsid w:val="00151E70"/>
    <w:rsid w:val="00152BDF"/>
    <w:rsid w:val="00153630"/>
    <w:rsid w:val="00154B61"/>
    <w:rsid w:val="00155C6A"/>
    <w:rsid w:val="00157E4A"/>
    <w:rsid w:val="00160D47"/>
    <w:rsid w:val="00162C01"/>
    <w:rsid w:val="0016419E"/>
    <w:rsid w:val="00165813"/>
    <w:rsid w:val="0017261E"/>
    <w:rsid w:val="00172C49"/>
    <w:rsid w:val="00173679"/>
    <w:rsid w:val="00173956"/>
    <w:rsid w:val="0017672C"/>
    <w:rsid w:val="00176D91"/>
    <w:rsid w:val="00177E98"/>
    <w:rsid w:val="00177EAF"/>
    <w:rsid w:val="001816BA"/>
    <w:rsid w:val="001817F5"/>
    <w:rsid w:val="00181D87"/>
    <w:rsid w:val="00182378"/>
    <w:rsid w:val="0018323F"/>
    <w:rsid w:val="001832B6"/>
    <w:rsid w:val="00185480"/>
    <w:rsid w:val="00191C9E"/>
    <w:rsid w:val="00193A33"/>
    <w:rsid w:val="0019434C"/>
    <w:rsid w:val="001943B4"/>
    <w:rsid w:val="00196274"/>
    <w:rsid w:val="001977B4"/>
    <w:rsid w:val="001A5321"/>
    <w:rsid w:val="001A5C60"/>
    <w:rsid w:val="001A5CFF"/>
    <w:rsid w:val="001A69E7"/>
    <w:rsid w:val="001A7FCE"/>
    <w:rsid w:val="001B1D2D"/>
    <w:rsid w:val="001B459D"/>
    <w:rsid w:val="001B5EBD"/>
    <w:rsid w:val="001B6FD0"/>
    <w:rsid w:val="001B74CE"/>
    <w:rsid w:val="001C05D5"/>
    <w:rsid w:val="001C51FC"/>
    <w:rsid w:val="001C6A1A"/>
    <w:rsid w:val="001C6D25"/>
    <w:rsid w:val="001D31A8"/>
    <w:rsid w:val="001D336A"/>
    <w:rsid w:val="001D36E4"/>
    <w:rsid w:val="001D37E1"/>
    <w:rsid w:val="001D3F3F"/>
    <w:rsid w:val="001D5EEF"/>
    <w:rsid w:val="001D7741"/>
    <w:rsid w:val="001E0555"/>
    <w:rsid w:val="001E073E"/>
    <w:rsid w:val="001E0BA9"/>
    <w:rsid w:val="001E24B0"/>
    <w:rsid w:val="001E431F"/>
    <w:rsid w:val="001E51A8"/>
    <w:rsid w:val="001E6A80"/>
    <w:rsid w:val="001F1F0C"/>
    <w:rsid w:val="001F3182"/>
    <w:rsid w:val="001F3406"/>
    <w:rsid w:val="001F34D7"/>
    <w:rsid w:val="001F4BB5"/>
    <w:rsid w:val="001F55F3"/>
    <w:rsid w:val="001F5EC1"/>
    <w:rsid w:val="001F6460"/>
    <w:rsid w:val="00200FA4"/>
    <w:rsid w:val="00201477"/>
    <w:rsid w:val="002016A5"/>
    <w:rsid w:val="002032EC"/>
    <w:rsid w:val="00204BA9"/>
    <w:rsid w:val="0020501F"/>
    <w:rsid w:val="00205366"/>
    <w:rsid w:val="002100EE"/>
    <w:rsid w:val="00211923"/>
    <w:rsid w:val="002137B1"/>
    <w:rsid w:val="002153A8"/>
    <w:rsid w:val="00217301"/>
    <w:rsid w:val="002224AD"/>
    <w:rsid w:val="00222633"/>
    <w:rsid w:val="00222E2A"/>
    <w:rsid w:val="00222FEA"/>
    <w:rsid w:val="0022321F"/>
    <w:rsid w:val="00223777"/>
    <w:rsid w:val="002266C6"/>
    <w:rsid w:val="002273F3"/>
    <w:rsid w:val="00227A0A"/>
    <w:rsid w:val="00227D3C"/>
    <w:rsid w:val="00234515"/>
    <w:rsid w:val="0023578A"/>
    <w:rsid w:val="00235CA1"/>
    <w:rsid w:val="00240E6A"/>
    <w:rsid w:val="00243865"/>
    <w:rsid w:val="0024415C"/>
    <w:rsid w:val="00246578"/>
    <w:rsid w:val="00246979"/>
    <w:rsid w:val="00247879"/>
    <w:rsid w:val="00247F03"/>
    <w:rsid w:val="00250ED6"/>
    <w:rsid w:val="00251F86"/>
    <w:rsid w:val="00253684"/>
    <w:rsid w:val="00253857"/>
    <w:rsid w:val="00253B55"/>
    <w:rsid w:val="0025404F"/>
    <w:rsid w:val="00255FEF"/>
    <w:rsid w:val="0025690C"/>
    <w:rsid w:val="002637DC"/>
    <w:rsid w:val="00264A69"/>
    <w:rsid w:val="002664A4"/>
    <w:rsid w:val="00270E33"/>
    <w:rsid w:val="0027154C"/>
    <w:rsid w:val="002720BD"/>
    <w:rsid w:val="002721DE"/>
    <w:rsid w:val="00272852"/>
    <w:rsid w:val="00274585"/>
    <w:rsid w:val="00274643"/>
    <w:rsid w:val="00276E35"/>
    <w:rsid w:val="00276FB6"/>
    <w:rsid w:val="00280CE4"/>
    <w:rsid w:val="00281058"/>
    <w:rsid w:val="0028289A"/>
    <w:rsid w:val="00284C1B"/>
    <w:rsid w:val="00286C13"/>
    <w:rsid w:val="00286C36"/>
    <w:rsid w:val="0028786B"/>
    <w:rsid w:val="00291884"/>
    <w:rsid w:val="0029189D"/>
    <w:rsid w:val="00293A8A"/>
    <w:rsid w:val="00293C07"/>
    <w:rsid w:val="002946F8"/>
    <w:rsid w:val="00295723"/>
    <w:rsid w:val="00295D62"/>
    <w:rsid w:val="00296979"/>
    <w:rsid w:val="002A0D56"/>
    <w:rsid w:val="002A1B45"/>
    <w:rsid w:val="002A3B23"/>
    <w:rsid w:val="002A66F9"/>
    <w:rsid w:val="002A7722"/>
    <w:rsid w:val="002A7753"/>
    <w:rsid w:val="002B2304"/>
    <w:rsid w:val="002B4486"/>
    <w:rsid w:val="002B531D"/>
    <w:rsid w:val="002C0720"/>
    <w:rsid w:val="002C2C5C"/>
    <w:rsid w:val="002C485F"/>
    <w:rsid w:val="002C5757"/>
    <w:rsid w:val="002C5A18"/>
    <w:rsid w:val="002C6215"/>
    <w:rsid w:val="002C6C01"/>
    <w:rsid w:val="002C6D6E"/>
    <w:rsid w:val="002C757F"/>
    <w:rsid w:val="002C76DD"/>
    <w:rsid w:val="002C7D88"/>
    <w:rsid w:val="002D1DD4"/>
    <w:rsid w:val="002D24B2"/>
    <w:rsid w:val="002E35E7"/>
    <w:rsid w:val="002E4AD4"/>
    <w:rsid w:val="002E61D8"/>
    <w:rsid w:val="002E63E4"/>
    <w:rsid w:val="002E6B52"/>
    <w:rsid w:val="002E6CA3"/>
    <w:rsid w:val="002E74F4"/>
    <w:rsid w:val="002F0666"/>
    <w:rsid w:val="002F122E"/>
    <w:rsid w:val="002F1F26"/>
    <w:rsid w:val="002F3960"/>
    <w:rsid w:val="002F4857"/>
    <w:rsid w:val="002F4923"/>
    <w:rsid w:val="002F493A"/>
    <w:rsid w:val="002F49A7"/>
    <w:rsid w:val="002F4FC9"/>
    <w:rsid w:val="00300D90"/>
    <w:rsid w:val="00302756"/>
    <w:rsid w:val="00303A2C"/>
    <w:rsid w:val="00304E30"/>
    <w:rsid w:val="00305D56"/>
    <w:rsid w:val="00306169"/>
    <w:rsid w:val="00306729"/>
    <w:rsid w:val="00307796"/>
    <w:rsid w:val="00307D40"/>
    <w:rsid w:val="003121BE"/>
    <w:rsid w:val="00312B26"/>
    <w:rsid w:val="00312E06"/>
    <w:rsid w:val="00313507"/>
    <w:rsid w:val="00313FA0"/>
    <w:rsid w:val="003149F7"/>
    <w:rsid w:val="003157F2"/>
    <w:rsid w:val="0031612B"/>
    <w:rsid w:val="003170AA"/>
    <w:rsid w:val="00317655"/>
    <w:rsid w:val="00320454"/>
    <w:rsid w:val="00321319"/>
    <w:rsid w:val="0032299A"/>
    <w:rsid w:val="00322A6D"/>
    <w:rsid w:val="0032377C"/>
    <w:rsid w:val="003274CF"/>
    <w:rsid w:val="00330715"/>
    <w:rsid w:val="00331622"/>
    <w:rsid w:val="00334092"/>
    <w:rsid w:val="00335383"/>
    <w:rsid w:val="00336CB4"/>
    <w:rsid w:val="00343A6C"/>
    <w:rsid w:val="00346DB9"/>
    <w:rsid w:val="00347572"/>
    <w:rsid w:val="00351F7C"/>
    <w:rsid w:val="00353512"/>
    <w:rsid w:val="003545CE"/>
    <w:rsid w:val="00355A12"/>
    <w:rsid w:val="00355AD6"/>
    <w:rsid w:val="00356F3D"/>
    <w:rsid w:val="003607C3"/>
    <w:rsid w:val="00360874"/>
    <w:rsid w:val="00361C32"/>
    <w:rsid w:val="0036245C"/>
    <w:rsid w:val="0036468D"/>
    <w:rsid w:val="0036750B"/>
    <w:rsid w:val="0037062C"/>
    <w:rsid w:val="003720C5"/>
    <w:rsid w:val="0037337C"/>
    <w:rsid w:val="00373B6E"/>
    <w:rsid w:val="00377737"/>
    <w:rsid w:val="0038255E"/>
    <w:rsid w:val="00382601"/>
    <w:rsid w:val="00383C5D"/>
    <w:rsid w:val="00383E3E"/>
    <w:rsid w:val="00383FEF"/>
    <w:rsid w:val="00384026"/>
    <w:rsid w:val="00384862"/>
    <w:rsid w:val="003862C6"/>
    <w:rsid w:val="00386DC9"/>
    <w:rsid w:val="00390DB2"/>
    <w:rsid w:val="00390F29"/>
    <w:rsid w:val="003937C6"/>
    <w:rsid w:val="003937F7"/>
    <w:rsid w:val="0039569E"/>
    <w:rsid w:val="00395A91"/>
    <w:rsid w:val="003A025B"/>
    <w:rsid w:val="003A19CC"/>
    <w:rsid w:val="003A1B21"/>
    <w:rsid w:val="003A22E9"/>
    <w:rsid w:val="003A38D7"/>
    <w:rsid w:val="003A4CF2"/>
    <w:rsid w:val="003B080D"/>
    <w:rsid w:val="003B1420"/>
    <w:rsid w:val="003B1516"/>
    <w:rsid w:val="003B317D"/>
    <w:rsid w:val="003B3A8B"/>
    <w:rsid w:val="003B4B78"/>
    <w:rsid w:val="003B71A2"/>
    <w:rsid w:val="003B7A69"/>
    <w:rsid w:val="003C05EA"/>
    <w:rsid w:val="003C1092"/>
    <w:rsid w:val="003C2420"/>
    <w:rsid w:val="003C6437"/>
    <w:rsid w:val="003C7875"/>
    <w:rsid w:val="003D0C34"/>
    <w:rsid w:val="003D2789"/>
    <w:rsid w:val="003D793D"/>
    <w:rsid w:val="003D7BCD"/>
    <w:rsid w:val="003E00A2"/>
    <w:rsid w:val="003E02FF"/>
    <w:rsid w:val="003E0CC2"/>
    <w:rsid w:val="003E191D"/>
    <w:rsid w:val="003E29BE"/>
    <w:rsid w:val="003E4AC1"/>
    <w:rsid w:val="003E6748"/>
    <w:rsid w:val="003F1879"/>
    <w:rsid w:val="003F1B2A"/>
    <w:rsid w:val="003F2720"/>
    <w:rsid w:val="003F4548"/>
    <w:rsid w:val="003F487C"/>
    <w:rsid w:val="003F4EFE"/>
    <w:rsid w:val="003F78E3"/>
    <w:rsid w:val="003F7EB5"/>
    <w:rsid w:val="004024BB"/>
    <w:rsid w:val="0041052C"/>
    <w:rsid w:val="004116D9"/>
    <w:rsid w:val="00411907"/>
    <w:rsid w:val="004135CC"/>
    <w:rsid w:val="00413DCB"/>
    <w:rsid w:val="00413FED"/>
    <w:rsid w:val="00414CA9"/>
    <w:rsid w:val="00415046"/>
    <w:rsid w:val="004177E4"/>
    <w:rsid w:val="0042087B"/>
    <w:rsid w:val="004217FD"/>
    <w:rsid w:val="00424268"/>
    <w:rsid w:val="00425E80"/>
    <w:rsid w:val="00425F85"/>
    <w:rsid w:val="00427951"/>
    <w:rsid w:val="004345F4"/>
    <w:rsid w:val="00434E98"/>
    <w:rsid w:val="00435DA1"/>
    <w:rsid w:val="004361BC"/>
    <w:rsid w:val="00437E2B"/>
    <w:rsid w:val="00442EE8"/>
    <w:rsid w:val="00444003"/>
    <w:rsid w:val="00444A00"/>
    <w:rsid w:val="00444AFF"/>
    <w:rsid w:val="004517D4"/>
    <w:rsid w:val="0045223D"/>
    <w:rsid w:val="004522FB"/>
    <w:rsid w:val="00454B86"/>
    <w:rsid w:val="0045531A"/>
    <w:rsid w:val="004561BE"/>
    <w:rsid w:val="00456713"/>
    <w:rsid w:val="0045691D"/>
    <w:rsid w:val="004613B7"/>
    <w:rsid w:val="004619D1"/>
    <w:rsid w:val="00461CEF"/>
    <w:rsid w:val="00462E1A"/>
    <w:rsid w:val="004631F5"/>
    <w:rsid w:val="0046444B"/>
    <w:rsid w:val="00466FE4"/>
    <w:rsid w:val="00470039"/>
    <w:rsid w:val="00470458"/>
    <w:rsid w:val="004710A0"/>
    <w:rsid w:val="00471E0F"/>
    <w:rsid w:val="004747FB"/>
    <w:rsid w:val="0047563E"/>
    <w:rsid w:val="00477855"/>
    <w:rsid w:val="00480588"/>
    <w:rsid w:val="0048367C"/>
    <w:rsid w:val="004863AA"/>
    <w:rsid w:val="004904A7"/>
    <w:rsid w:val="00490559"/>
    <w:rsid w:val="00490D0F"/>
    <w:rsid w:val="00490F9D"/>
    <w:rsid w:val="0049695E"/>
    <w:rsid w:val="004974A3"/>
    <w:rsid w:val="004A0785"/>
    <w:rsid w:val="004A1712"/>
    <w:rsid w:val="004A4099"/>
    <w:rsid w:val="004B0519"/>
    <w:rsid w:val="004B4248"/>
    <w:rsid w:val="004B6988"/>
    <w:rsid w:val="004B79FC"/>
    <w:rsid w:val="004C0AAC"/>
    <w:rsid w:val="004C0D5D"/>
    <w:rsid w:val="004C2B94"/>
    <w:rsid w:val="004C4C44"/>
    <w:rsid w:val="004C5DD7"/>
    <w:rsid w:val="004C769E"/>
    <w:rsid w:val="004D06E5"/>
    <w:rsid w:val="004D1091"/>
    <w:rsid w:val="004D162A"/>
    <w:rsid w:val="004D1B94"/>
    <w:rsid w:val="004D2731"/>
    <w:rsid w:val="004D29ED"/>
    <w:rsid w:val="004D2D1C"/>
    <w:rsid w:val="004D51EC"/>
    <w:rsid w:val="004E06DE"/>
    <w:rsid w:val="004E19DB"/>
    <w:rsid w:val="004E4B84"/>
    <w:rsid w:val="004E7F09"/>
    <w:rsid w:val="004F1D47"/>
    <w:rsid w:val="004F1FFA"/>
    <w:rsid w:val="004F242B"/>
    <w:rsid w:val="004F50DF"/>
    <w:rsid w:val="004F5D8D"/>
    <w:rsid w:val="004F62CC"/>
    <w:rsid w:val="004F747B"/>
    <w:rsid w:val="00500EFD"/>
    <w:rsid w:val="005041B8"/>
    <w:rsid w:val="00504C35"/>
    <w:rsid w:val="005054AA"/>
    <w:rsid w:val="00511660"/>
    <w:rsid w:val="00512000"/>
    <w:rsid w:val="005121E8"/>
    <w:rsid w:val="005132A1"/>
    <w:rsid w:val="00513323"/>
    <w:rsid w:val="00514690"/>
    <w:rsid w:val="00515E44"/>
    <w:rsid w:val="00522FD2"/>
    <w:rsid w:val="00523CCD"/>
    <w:rsid w:val="00524049"/>
    <w:rsid w:val="00524090"/>
    <w:rsid w:val="005248BA"/>
    <w:rsid w:val="005259AA"/>
    <w:rsid w:val="00525BAC"/>
    <w:rsid w:val="00527138"/>
    <w:rsid w:val="005271E6"/>
    <w:rsid w:val="00531A60"/>
    <w:rsid w:val="00531DA9"/>
    <w:rsid w:val="00531FB8"/>
    <w:rsid w:val="005326B0"/>
    <w:rsid w:val="00533E23"/>
    <w:rsid w:val="005351EE"/>
    <w:rsid w:val="005356D0"/>
    <w:rsid w:val="00535EB4"/>
    <w:rsid w:val="0053711A"/>
    <w:rsid w:val="0053735D"/>
    <w:rsid w:val="005400FE"/>
    <w:rsid w:val="00542092"/>
    <w:rsid w:val="00543710"/>
    <w:rsid w:val="00546EF0"/>
    <w:rsid w:val="00547054"/>
    <w:rsid w:val="00551411"/>
    <w:rsid w:val="00551D80"/>
    <w:rsid w:val="005521C0"/>
    <w:rsid w:val="005525CA"/>
    <w:rsid w:val="00552FFB"/>
    <w:rsid w:val="00554629"/>
    <w:rsid w:val="00554E43"/>
    <w:rsid w:val="00557007"/>
    <w:rsid w:val="00557DA1"/>
    <w:rsid w:val="0056002C"/>
    <w:rsid w:val="00560A48"/>
    <w:rsid w:val="00560AC8"/>
    <w:rsid w:val="005622C2"/>
    <w:rsid w:val="005633B3"/>
    <w:rsid w:val="00563C01"/>
    <w:rsid w:val="005646BF"/>
    <w:rsid w:val="00564FF7"/>
    <w:rsid w:val="00570547"/>
    <w:rsid w:val="00570838"/>
    <w:rsid w:val="00570EB4"/>
    <w:rsid w:val="005717CD"/>
    <w:rsid w:val="00572D54"/>
    <w:rsid w:val="00574531"/>
    <w:rsid w:val="00574FC6"/>
    <w:rsid w:val="005752B3"/>
    <w:rsid w:val="00575DAF"/>
    <w:rsid w:val="005779BB"/>
    <w:rsid w:val="00581270"/>
    <w:rsid w:val="00581830"/>
    <w:rsid w:val="005841D7"/>
    <w:rsid w:val="00584B65"/>
    <w:rsid w:val="00585869"/>
    <w:rsid w:val="00587A74"/>
    <w:rsid w:val="00591CBC"/>
    <w:rsid w:val="00591E2C"/>
    <w:rsid w:val="005928A2"/>
    <w:rsid w:val="005930DE"/>
    <w:rsid w:val="00594685"/>
    <w:rsid w:val="00595BF3"/>
    <w:rsid w:val="00595F64"/>
    <w:rsid w:val="005965C8"/>
    <w:rsid w:val="00596874"/>
    <w:rsid w:val="005968A3"/>
    <w:rsid w:val="005979FD"/>
    <w:rsid w:val="005A1234"/>
    <w:rsid w:val="005A1E55"/>
    <w:rsid w:val="005A237E"/>
    <w:rsid w:val="005A2B2B"/>
    <w:rsid w:val="005A6D1A"/>
    <w:rsid w:val="005A6D52"/>
    <w:rsid w:val="005B46B2"/>
    <w:rsid w:val="005B6740"/>
    <w:rsid w:val="005C0B5D"/>
    <w:rsid w:val="005C3E96"/>
    <w:rsid w:val="005C49A1"/>
    <w:rsid w:val="005C5F95"/>
    <w:rsid w:val="005D050C"/>
    <w:rsid w:val="005D2811"/>
    <w:rsid w:val="005D63A5"/>
    <w:rsid w:val="005D649F"/>
    <w:rsid w:val="005D69C7"/>
    <w:rsid w:val="005E3251"/>
    <w:rsid w:val="005E3EFD"/>
    <w:rsid w:val="005E6EA8"/>
    <w:rsid w:val="005E7635"/>
    <w:rsid w:val="005E7AA2"/>
    <w:rsid w:val="005E7B49"/>
    <w:rsid w:val="005F20A3"/>
    <w:rsid w:val="005F23DB"/>
    <w:rsid w:val="005F2D7E"/>
    <w:rsid w:val="005F6105"/>
    <w:rsid w:val="005F6532"/>
    <w:rsid w:val="005F694A"/>
    <w:rsid w:val="005F7675"/>
    <w:rsid w:val="006013B8"/>
    <w:rsid w:val="00604AEB"/>
    <w:rsid w:val="0060507B"/>
    <w:rsid w:val="00607303"/>
    <w:rsid w:val="00612D6D"/>
    <w:rsid w:val="00617876"/>
    <w:rsid w:val="00617D90"/>
    <w:rsid w:val="00623D79"/>
    <w:rsid w:val="0062676C"/>
    <w:rsid w:val="006271A4"/>
    <w:rsid w:val="00627518"/>
    <w:rsid w:val="00627767"/>
    <w:rsid w:val="00627B7A"/>
    <w:rsid w:val="00627F5A"/>
    <w:rsid w:val="00631A8A"/>
    <w:rsid w:val="00631F2A"/>
    <w:rsid w:val="0063397F"/>
    <w:rsid w:val="00634870"/>
    <w:rsid w:val="0063488E"/>
    <w:rsid w:val="00635001"/>
    <w:rsid w:val="00635CBB"/>
    <w:rsid w:val="00636A56"/>
    <w:rsid w:val="00637799"/>
    <w:rsid w:val="00640B3C"/>
    <w:rsid w:val="00641E52"/>
    <w:rsid w:val="006426F2"/>
    <w:rsid w:val="00643A72"/>
    <w:rsid w:val="00644EE6"/>
    <w:rsid w:val="006478CB"/>
    <w:rsid w:val="00650EBD"/>
    <w:rsid w:val="00653B29"/>
    <w:rsid w:val="00653D4F"/>
    <w:rsid w:val="00657F1E"/>
    <w:rsid w:val="006613ED"/>
    <w:rsid w:val="00661F89"/>
    <w:rsid w:val="006625A2"/>
    <w:rsid w:val="00663CAC"/>
    <w:rsid w:val="0066502E"/>
    <w:rsid w:val="00671311"/>
    <w:rsid w:val="00672C8C"/>
    <w:rsid w:val="00674289"/>
    <w:rsid w:val="00674F78"/>
    <w:rsid w:val="006753D5"/>
    <w:rsid w:val="00683301"/>
    <w:rsid w:val="00684E11"/>
    <w:rsid w:val="00685E72"/>
    <w:rsid w:val="006860CC"/>
    <w:rsid w:val="006870FA"/>
    <w:rsid w:val="006879C5"/>
    <w:rsid w:val="006902B3"/>
    <w:rsid w:val="00691817"/>
    <w:rsid w:val="0069291C"/>
    <w:rsid w:val="00692B27"/>
    <w:rsid w:val="006931C5"/>
    <w:rsid w:val="00695186"/>
    <w:rsid w:val="00697292"/>
    <w:rsid w:val="006972EA"/>
    <w:rsid w:val="0069771C"/>
    <w:rsid w:val="006A0145"/>
    <w:rsid w:val="006A22C9"/>
    <w:rsid w:val="006A2C8B"/>
    <w:rsid w:val="006A2DC6"/>
    <w:rsid w:val="006A422F"/>
    <w:rsid w:val="006A5C9E"/>
    <w:rsid w:val="006A6729"/>
    <w:rsid w:val="006A7014"/>
    <w:rsid w:val="006A743F"/>
    <w:rsid w:val="006B3C70"/>
    <w:rsid w:val="006B4419"/>
    <w:rsid w:val="006B50EF"/>
    <w:rsid w:val="006B50F8"/>
    <w:rsid w:val="006B5128"/>
    <w:rsid w:val="006B62A2"/>
    <w:rsid w:val="006B6DAB"/>
    <w:rsid w:val="006C065B"/>
    <w:rsid w:val="006C3335"/>
    <w:rsid w:val="006C5CD2"/>
    <w:rsid w:val="006D0BB1"/>
    <w:rsid w:val="006D0BE1"/>
    <w:rsid w:val="006D1D7E"/>
    <w:rsid w:val="006D48ED"/>
    <w:rsid w:val="006E3E74"/>
    <w:rsid w:val="006E6339"/>
    <w:rsid w:val="006E6B7F"/>
    <w:rsid w:val="006F027F"/>
    <w:rsid w:val="006F0D51"/>
    <w:rsid w:val="006F29AC"/>
    <w:rsid w:val="006F4115"/>
    <w:rsid w:val="006F513D"/>
    <w:rsid w:val="006F5583"/>
    <w:rsid w:val="006F5BF2"/>
    <w:rsid w:val="006F6F45"/>
    <w:rsid w:val="006F779E"/>
    <w:rsid w:val="00700406"/>
    <w:rsid w:val="00700C36"/>
    <w:rsid w:val="00700D1D"/>
    <w:rsid w:val="0070164F"/>
    <w:rsid w:val="007041DA"/>
    <w:rsid w:val="00704421"/>
    <w:rsid w:val="007047C9"/>
    <w:rsid w:val="00707736"/>
    <w:rsid w:val="00710E84"/>
    <w:rsid w:val="00711269"/>
    <w:rsid w:val="007139E0"/>
    <w:rsid w:val="00713FC5"/>
    <w:rsid w:val="00714A69"/>
    <w:rsid w:val="007204F9"/>
    <w:rsid w:val="00720B50"/>
    <w:rsid w:val="00722320"/>
    <w:rsid w:val="007250B1"/>
    <w:rsid w:val="007250EF"/>
    <w:rsid w:val="00725C77"/>
    <w:rsid w:val="0073477E"/>
    <w:rsid w:val="00737947"/>
    <w:rsid w:val="00740951"/>
    <w:rsid w:val="00741674"/>
    <w:rsid w:val="00741B3A"/>
    <w:rsid w:val="0074324A"/>
    <w:rsid w:val="00744DCB"/>
    <w:rsid w:val="00745BE2"/>
    <w:rsid w:val="007461F5"/>
    <w:rsid w:val="007507B3"/>
    <w:rsid w:val="0075260E"/>
    <w:rsid w:val="00753388"/>
    <w:rsid w:val="00753734"/>
    <w:rsid w:val="007557A0"/>
    <w:rsid w:val="007566B7"/>
    <w:rsid w:val="00756903"/>
    <w:rsid w:val="00757F8B"/>
    <w:rsid w:val="007606AE"/>
    <w:rsid w:val="007628FD"/>
    <w:rsid w:val="00762C20"/>
    <w:rsid w:val="00763413"/>
    <w:rsid w:val="0076629D"/>
    <w:rsid w:val="00766CAD"/>
    <w:rsid w:val="00767C38"/>
    <w:rsid w:val="00767E36"/>
    <w:rsid w:val="00770ADF"/>
    <w:rsid w:val="007710C2"/>
    <w:rsid w:val="007718CB"/>
    <w:rsid w:val="007724F6"/>
    <w:rsid w:val="00772FB1"/>
    <w:rsid w:val="00774FD7"/>
    <w:rsid w:val="00775808"/>
    <w:rsid w:val="00775FBD"/>
    <w:rsid w:val="007800F5"/>
    <w:rsid w:val="007827D5"/>
    <w:rsid w:val="007836BE"/>
    <w:rsid w:val="007843EE"/>
    <w:rsid w:val="00784CB2"/>
    <w:rsid w:val="00784D80"/>
    <w:rsid w:val="0078562B"/>
    <w:rsid w:val="007876CF"/>
    <w:rsid w:val="00791A51"/>
    <w:rsid w:val="007923E6"/>
    <w:rsid w:val="00793058"/>
    <w:rsid w:val="0079376F"/>
    <w:rsid w:val="00794A45"/>
    <w:rsid w:val="00796BBE"/>
    <w:rsid w:val="00796FA7"/>
    <w:rsid w:val="007A0133"/>
    <w:rsid w:val="007A0308"/>
    <w:rsid w:val="007A17A4"/>
    <w:rsid w:val="007A3CA7"/>
    <w:rsid w:val="007A3CB7"/>
    <w:rsid w:val="007A4401"/>
    <w:rsid w:val="007A669A"/>
    <w:rsid w:val="007A7BED"/>
    <w:rsid w:val="007B191C"/>
    <w:rsid w:val="007B1EB8"/>
    <w:rsid w:val="007B464C"/>
    <w:rsid w:val="007B5B85"/>
    <w:rsid w:val="007C1DF1"/>
    <w:rsid w:val="007C1E58"/>
    <w:rsid w:val="007C27A9"/>
    <w:rsid w:val="007C308F"/>
    <w:rsid w:val="007C4C49"/>
    <w:rsid w:val="007C4D26"/>
    <w:rsid w:val="007C57D9"/>
    <w:rsid w:val="007C5F8B"/>
    <w:rsid w:val="007C695E"/>
    <w:rsid w:val="007C70D0"/>
    <w:rsid w:val="007C70D9"/>
    <w:rsid w:val="007C732E"/>
    <w:rsid w:val="007C747E"/>
    <w:rsid w:val="007C7FF1"/>
    <w:rsid w:val="007D0888"/>
    <w:rsid w:val="007D0CE7"/>
    <w:rsid w:val="007D2043"/>
    <w:rsid w:val="007D33A9"/>
    <w:rsid w:val="007D43A8"/>
    <w:rsid w:val="007D64A9"/>
    <w:rsid w:val="007E1C27"/>
    <w:rsid w:val="007E30E4"/>
    <w:rsid w:val="007E36B0"/>
    <w:rsid w:val="007E54DB"/>
    <w:rsid w:val="007E61AA"/>
    <w:rsid w:val="007E62C9"/>
    <w:rsid w:val="007F1A57"/>
    <w:rsid w:val="007F2B09"/>
    <w:rsid w:val="007F4847"/>
    <w:rsid w:val="007F4BA3"/>
    <w:rsid w:val="007F53E8"/>
    <w:rsid w:val="007F697F"/>
    <w:rsid w:val="0080033B"/>
    <w:rsid w:val="008003EF"/>
    <w:rsid w:val="0080191C"/>
    <w:rsid w:val="00801D6B"/>
    <w:rsid w:val="00802237"/>
    <w:rsid w:val="00802366"/>
    <w:rsid w:val="00805064"/>
    <w:rsid w:val="008056D7"/>
    <w:rsid w:val="0081090E"/>
    <w:rsid w:val="00813825"/>
    <w:rsid w:val="008151EF"/>
    <w:rsid w:val="0081577F"/>
    <w:rsid w:val="008163BA"/>
    <w:rsid w:val="00820455"/>
    <w:rsid w:val="00821330"/>
    <w:rsid w:val="00821415"/>
    <w:rsid w:val="00823794"/>
    <w:rsid w:val="00825A66"/>
    <w:rsid w:val="00826F2F"/>
    <w:rsid w:val="008300EE"/>
    <w:rsid w:val="00830481"/>
    <w:rsid w:val="008319C1"/>
    <w:rsid w:val="00832890"/>
    <w:rsid w:val="0083302E"/>
    <w:rsid w:val="00834B38"/>
    <w:rsid w:val="00840D70"/>
    <w:rsid w:val="00841D74"/>
    <w:rsid w:val="008441E6"/>
    <w:rsid w:val="0084463D"/>
    <w:rsid w:val="00846666"/>
    <w:rsid w:val="008516A0"/>
    <w:rsid w:val="00851AB0"/>
    <w:rsid w:val="00852B79"/>
    <w:rsid w:val="00853D6E"/>
    <w:rsid w:val="00855162"/>
    <w:rsid w:val="0085538F"/>
    <w:rsid w:val="008560F0"/>
    <w:rsid w:val="00857BA0"/>
    <w:rsid w:val="00860E7C"/>
    <w:rsid w:val="00864DFE"/>
    <w:rsid w:val="00866297"/>
    <w:rsid w:val="00866638"/>
    <w:rsid w:val="008703A5"/>
    <w:rsid w:val="00872549"/>
    <w:rsid w:val="008735FF"/>
    <w:rsid w:val="008746F5"/>
    <w:rsid w:val="00875302"/>
    <w:rsid w:val="008762F6"/>
    <w:rsid w:val="008766B2"/>
    <w:rsid w:val="00880BE7"/>
    <w:rsid w:val="008823B6"/>
    <w:rsid w:val="00882E1E"/>
    <w:rsid w:val="00882F78"/>
    <w:rsid w:val="008837B1"/>
    <w:rsid w:val="00884AA3"/>
    <w:rsid w:val="00885CF9"/>
    <w:rsid w:val="0088637A"/>
    <w:rsid w:val="008868BD"/>
    <w:rsid w:val="00890B91"/>
    <w:rsid w:val="008913EE"/>
    <w:rsid w:val="0089184D"/>
    <w:rsid w:val="0089239A"/>
    <w:rsid w:val="00894562"/>
    <w:rsid w:val="0089578A"/>
    <w:rsid w:val="008A1F68"/>
    <w:rsid w:val="008A2552"/>
    <w:rsid w:val="008A28F6"/>
    <w:rsid w:val="008A36C9"/>
    <w:rsid w:val="008A3745"/>
    <w:rsid w:val="008A38B5"/>
    <w:rsid w:val="008A440B"/>
    <w:rsid w:val="008A6BC9"/>
    <w:rsid w:val="008A7D85"/>
    <w:rsid w:val="008B0E73"/>
    <w:rsid w:val="008B1FDE"/>
    <w:rsid w:val="008B4A56"/>
    <w:rsid w:val="008B5342"/>
    <w:rsid w:val="008B5E43"/>
    <w:rsid w:val="008B5F1F"/>
    <w:rsid w:val="008C1546"/>
    <w:rsid w:val="008C1A43"/>
    <w:rsid w:val="008C4A28"/>
    <w:rsid w:val="008C562E"/>
    <w:rsid w:val="008C654D"/>
    <w:rsid w:val="008C65E0"/>
    <w:rsid w:val="008C67A9"/>
    <w:rsid w:val="008C6C04"/>
    <w:rsid w:val="008C6CE6"/>
    <w:rsid w:val="008C7DDD"/>
    <w:rsid w:val="008D0C30"/>
    <w:rsid w:val="008D263F"/>
    <w:rsid w:val="008D3BAA"/>
    <w:rsid w:val="008D501B"/>
    <w:rsid w:val="008E022B"/>
    <w:rsid w:val="008E0886"/>
    <w:rsid w:val="008E14F4"/>
    <w:rsid w:val="008E31F5"/>
    <w:rsid w:val="008E454E"/>
    <w:rsid w:val="008F1A71"/>
    <w:rsid w:val="008F1DCD"/>
    <w:rsid w:val="008F46A2"/>
    <w:rsid w:val="008F486D"/>
    <w:rsid w:val="008F7E3E"/>
    <w:rsid w:val="0090069D"/>
    <w:rsid w:val="009033AD"/>
    <w:rsid w:val="009058B1"/>
    <w:rsid w:val="0090679A"/>
    <w:rsid w:val="0090729B"/>
    <w:rsid w:val="00911181"/>
    <w:rsid w:val="0091157D"/>
    <w:rsid w:val="00911D22"/>
    <w:rsid w:val="00915934"/>
    <w:rsid w:val="00920600"/>
    <w:rsid w:val="00920F69"/>
    <w:rsid w:val="009216AC"/>
    <w:rsid w:val="009220B9"/>
    <w:rsid w:val="009229CD"/>
    <w:rsid w:val="00922E3F"/>
    <w:rsid w:val="00924596"/>
    <w:rsid w:val="00925300"/>
    <w:rsid w:val="00931204"/>
    <w:rsid w:val="00934E9E"/>
    <w:rsid w:val="0093647C"/>
    <w:rsid w:val="00936E7F"/>
    <w:rsid w:val="00940CDC"/>
    <w:rsid w:val="00940F4F"/>
    <w:rsid w:val="00943F8D"/>
    <w:rsid w:val="009448CA"/>
    <w:rsid w:val="00944E3A"/>
    <w:rsid w:val="00947D89"/>
    <w:rsid w:val="00947E8D"/>
    <w:rsid w:val="00950697"/>
    <w:rsid w:val="00951AA8"/>
    <w:rsid w:val="0095285E"/>
    <w:rsid w:val="00953E16"/>
    <w:rsid w:val="009552B4"/>
    <w:rsid w:val="00956FB0"/>
    <w:rsid w:val="00960A9F"/>
    <w:rsid w:val="009635C1"/>
    <w:rsid w:val="009648B0"/>
    <w:rsid w:val="00965971"/>
    <w:rsid w:val="00965ABA"/>
    <w:rsid w:val="0096688F"/>
    <w:rsid w:val="009704BD"/>
    <w:rsid w:val="0097247A"/>
    <w:rsid w:val="00976EF5"/>
    <w:rsid w:val="00977128"/>
    <w:rsid w:val="009773AA"/>
    <w:rsid w:val="00980A89"/>
    <w:rsid w:val="00982FA6"/>
    <w:rsid w:val="00990BB6"/>
    <w:rsid w:val="00992365"/>
    <w:rsid w:val="009926E2"/>
    <w:rsid w:val="00992CB1"/>
    <w:rsid w:val="00995558"/>
    <w:rsid w:val="00995597"/>
    <w:rsid w:val="009964E3"/>
    <w:rsid w:val="00996C65"/>
    <w:rsid w:val="00997DD4"/>
    <w:rsid w:val="009A1FBF"/>
    <w:rsid w:val="009A30CC"/>
    <w:rsid w:val="009A31A0"/>
    <w:rsid w:val="009A4BEE"/>
    <w:rsid w:val="009A4DB9"/>
    <w:rsid w:val="009A6158"/>
    <w:rsid w:val="009A7EAC"/>
    <w:rsid w:val="009B0531"/>
    <w:rsid w:val="009B069D"/>
    <w:rsid w:val="009B19C5"/>
    <w:rsid w:val="009B38CF"/>
    <w:rsid w:val="009B5061"/>
    <w:rsid w:val="009B5291"/>
    <w:rsid w:val="009B6162"/>
    <w:rsid w:val="009B64E2"/>
    <w:rsid w:val="009B69DC"/>
    <w:rsid w:val="009B6CDB"/>
    <w:rsid w:val="009B6E66"/>
    <w:rsid w:val="009B7141"/>
    <w:rsid w:val="009B721A"/>
    <w:rsid w:val="009C30D4"/>
    <w:rsid w:val="009C457A"/>
    <w:rsid w:val="009C55E8"/>
    <w:rsid w:val="009C5722"/>
    <w:rsid w:val="009C5982"/>
    <w:rsid w:val="009C6B58"/>
    <w:rsid w:val="009D1B91"/>
    <w:rsid w:val="009D2BD3"/>
    <w:rsid w:val="009D430A"/>
    <w:rsid w:val="009D4628"/>
    <w:rsid w:val="009D4704"/>
    <w:rsid w:val="009D574A"/>
    <w:rsid w:val="009E12F3"/>
    <w:rsid w:val="009E2F27"/>
    <w:rsid w:val="009E3194"/>
    <w:rsid w:val="009E3FD3"/>
    <w:rsid w:val="009E42BE"/>
    <w:rsid w:val="009E5330"/>
    <w:rsid w:val="009E71F8"/>
    <w:rsid w:val="009F0B56"/>
    <w:rsid w:val="009F1881"/>
    <w:rsid w:val="009F18E9"/>
    <w:rsid w:val="009F60A8"/>
    <w:rsid w:val="00A00DC3"/>
    <w:rsid w:val="00A01EE2"/>
    <w:rsid w:val="00A032C5"/>
    <w:rsid w:val="00A0456A"/>
    <w:rsid w:val="00A0585E"/>
    <w:rsid w:val="00A05A2F"/>
    <w:rsid w:val="00A06702"/>
    <w:rsid w:val="00A07157"/>
    <w:rsid w:val="00A07623"/>
    <w:rsid w:val="00A10091"/>
    <w:rsid w:val="00A1166F"/>
    <w:rsid w:val="00A12084"/>
    <w:rsid w:val="00A126B4"/>
    <w:rsid w:val="00A13AF8"/>
    <w:rsid w:val="00A13CBC"/>
    <w:rsid w:val="00A140DE"/>
    <w:rsid w:val="00A15423"/>
    <w:rsid w:val="00A17ACB"/>
    <w:rsid w:val="00A17B53"/>
    <w:rsid w:val="00A17FC3"/>
    <w:rsid w:val="00A20139"/>
    <w:rsid w:val="00A25B99"/>
    <w:rsid w:val="00A26378"/>
    <w:rsid w:val="00A275A1"/>
    <w:rsid w:val="00A302A6"/>
    <w:rsid w:val="00A30708"/>
    <w:rsid w:val="00A308EB"/>
    <w:rsid w:val="00A31402"/>
    <w:rsid w:val="00A3159A"/>
    <w:rsid w:val="00A32A6C"/>
    <w:rsid w:val="00A3321A"/>
    <w:rsid w:val="00A344A1"/>
    <w:rsid w:val="00A34D57"/>
    <w:rsid w:val="00A37D41"/>
    <w:rsid w:val="00A476F6"/>
    <w:rsid w:val="00A479B1"/>
    <w:rsid w:val="00A50034"/>
    <w:rsid w:val="00A51240"/>
    <w:rsid w:val="00A53ACD"/>
    <w:rsid w:val="00A545CE"/>
    <w:rsid w:val="00A56789"/>
    <w:rsid w:val="00A569DE"/>
    <w:rsid w:val="00A60A3A"/>
    <w:rsid w:val="00A60E9C"/>
    <w:rsid w:val="00A60EA4"/>
    <w:rsid w:val="00A60F5B"/>
    <w:rsid w:val="00A617F2"/>
    <w:rsid w:val="00A61DE4"/>
    <w:rsid w:val="00A63160"/>
    <w:rsid w:val="00A631DD"/>
    <w:rsid w:val="00A63BC5"/>
    <w:rsid w:val="00A641EE"/>
    <w:rsid w:val="00A65B42"/>
    <w:rsid w:val="00A7298A"/>
    <w:rsid w:val="00A73A24"/>
    <w:rsid w:val="00A74C72"/>
    <w:rsid w:val="00A76DCC"/>
    <w:rsid w:val="00A772AB"/>
    <w:rsid w:val="00A77FBB"/>
    <w:rsid w:val="00A81FA9"/>
    <w:rsid w:val="00A82F40"/>
    <w:rsid w:val="00A83F65"/>
    <w:rsid w:val="00A8417B"/>
    <w:rsid w:val="00A84689"/>
    <w:rsid w:val="00A85686"/>
    <w:rsid w:val="00A85885"/>
    <w:rsid w:val="00A863C9"/>
    <w:rsid w:val="00A86A98"/>
    <w:rsid w:val="00A87980"/>
    <w:rsid w:val="00A87B38"/>
    <w:rsid w:val="00A90AD8"/>
    <w:rsid w:val="00A922C6"/>
    <w:rsid w:val="00A92478"/>
    <w:rsid w:val="00A92632"/>
    <w:rsid w:val="00A92D40"/>
    <w:rsid w:val="00A94B0C"/>
    <w:rsid w:val="00A954EC"/>
    <w:rsid w:val="00A95D7F"/>
    <w:rsid w:val="00A96A98"/>
    <w:rsid w:val="00AA06DF"/>
    <w:rsid w:val="00AA13D9"/>
    <w:rsid w:val="00AA167E"/>
    <w:rsid w:val="00AA1CAF"/>
    <w:rsid w:val="00AA33D6"/>
    <w:rsid w:val="00AA39D3"/>
    <w:rsid w:val="00AA4610"/>
    <w:rsid w:val="00AB0098"/>
    <w:rsid w:val="00AB22AA"/>
    <w:rsid w:val="00AB25A8"/>
    <w:rsid w:val="00AB2A40"/>
    <w:rsid w:val="00AB5401"/>
    <w:rsid w:val="00AB5439"/>
    <w:rsid w:val="00AB54A4"/>
    <w:rsid w:val="00AB5E1B"/>
    <w:rsid w:val="00AB63C3"/>
    <w:rsid w:val="00AB6DED"/>
    <w:rsid w:val="00AC015A"/>
    <w:rsid w:val="00AC0A1B"/>
    <w:rsid w:val="00AC0AB0"/>
    <w:rsid w:val="00AC0FD5"/>
    <w:rsid w:val="00AC3208"/>
    <w:rsid w:val="00AC469F"/>
    <w:rsid w:val="00AC4C16"/>
    <w:rsid w:val="00AC7412"/>
    <w:rsid w:val="00AD123E"/>
    <w:rsid w:val="00AD3E7F"/>
    <w:rsid w:val="00AD4425"/>
    <w:rsid w:val="00AD5148"/>
    <w:rsid w:val="00AE1458"/>
    <w:rsid w:val="00AE1D1F"/>
    <w:rsid w:val="00AE215E"/>
    <w:rsid w:val="00AE3932"/>
    <w:rsid w:val="00AE3C5F"/>
    <w:rsid w:val="00AE3CFE"/>
    <w:rsid w:val="00AE4D16"/>
    <w:rsid w:val="00AF1394"/>
    <w:rsid w:val="00AF15D6"/>
    <w:rsid w:val="00AF359C"/>
    <w:rsid w:val="00AF37E6"/>
    <w:rsid w:val="00AF422C"/>
    <w:rsid w:val="00AF50E6"/>
    <w:rsid w:val="00AF6EAB"/>
    <w:rsid w:val="00AF6F55"/>
    <w:rsid w:val="00AF7964"/>
    <w:rsid w:val="00B0118C"/>
    <w:rsid w:val="00B018A5"/>
    <w:rsid w:val="00B01FD7"/>
    <w:rsid w:val="00B02062"/>
    <w:rsid w:val="00B02A27"/>
    <w:rsid w:val="00B0591E"/>
    <w:rsid w:val="00B05998"/>
    <w:rsid w:val="00B05A91"/>
    <w:rsid w:val="00B05B13"/>
    <w:rsid w:val="00B064D5"/>
    <w:rsid w:val="00B07C06"/>
    <w:rsid w:val="00B113FF"/>
    <w:rsid w:val="00B1204D"/>
    <w:rsid w:val="00B13198"/>
    <w:rsid w:val="00B14FB6"/>
    <w:rsid w:val="00B15FDA"/>
    <w:rsid w:val="00B17A70"/>
    <w:rsid w:val="00B262E2"/>
    <w:rsid w:val="00B2688D"/>
    <w:rsid w:val="00B26EDB"/>
    <w:rsid w:val="00B2710A"/>
    <w:rsid w:val="00B30357"/>
    <w:rsid w:val="00B30AB4"/>
    <w:rsid w:val="00B30B4B"/>
    <w:rsid w:val="00B322B2"/>
    <w:rsid w:val="00B332B1"/>
    <w:rsid w:val="00B34202"/>
    <w:rsid w:val="00B370B1"/>
    <w:rsid w:val="00B3728B"/>
    <w:rsid w:val="00B376A1"/>
    <w:rsid w:val="00B40658"/>
    <w:rsid w:val="00B412E3"/>
    <w:rsid w:val="00B444D0"/>
    <w:rsid w:val="00B45155"/>
    <w:rsid w:val="00B468FE"/>
    <w:rsid w:val="00B46A8F"/>
    <w:rsid w:val="00B46C28"/>
    <w:rsid w:val="00B46DBD"/>
    <w:rsid w:val="00B47EDF"/>
    <w:rsid w:val="00B504A7"/>
    <w:rsid w:val="00B505C8"/>
    <w:rsid w:val="00B52C7C"/>
    <w:rsid w:val="00B567BC"/>
    <w:rsid w:val="00B56C03"/>
    <w:rsid w:val="00B57EFD"/>
    <w:rsid w:val="00B6004E"/>
    <w:rsid w:val="00B61F63"/>
    <w:rsid w:val="00B62126"/>
    <w:rsid w:val="00B62465"/>
    <w:rsid w:val="00B63494"/>
    <w:rsid w:val="00B639B0"/>
    <w:rsid w:val="00B64202"/>
    <w:rsid w:val="00B64BB0"/>
    <w:rsid w:val="00B661A8"/>
    <w:rsid w:val="00B66E88"/>
    <w:rsid w:val="00B66ECD"/>
    <w:rsid w:val="00B67F6A"/>
    <w:rsid w:val="00B701A6"/>
    <w:rsid w:val="00B7119C"/>
    <w:rsid w:val="00B74B64"/>
    <w:rsid w:val="00B74E29"/>
    <w:rsid w:val="00B7505A"/>
    <w:rsid w:val="00B76ECA"/>
    <w:rsid w:val="00B8009A"/>
    <w:rsid w:val="00B829AF"/>
    <w:rsid w:val="00B83DAF"/>
    <w:rsid w:val="00B85580"/>
    <w:rsid w:val="00B8575C"/>
    <w:rsid w:val="00B86CAD"/>
    <w:rsid w:val="00B9010D"/>
    <w:rsid w:val="00B902A0"/>
    <w:rsid w:val="00B9663F"/>
    <w:rsid w:val="00B96946"/>
    <w:rsid w:val="00BA07CB"/>
    <w:rsid w:val="00BA197C"/>
    <w:rsid w:val="00BA1F1C"/>
    <w:rsid w:val="00BA2675"/>
    <w:rsid w:val="00BA2AF1"/>
    <w:rsid w:val="00BA30AA"/>
    <w:rsid w:val="00BA3A0E"/>
    <w:rsid w:val="00BB054D"/>
    <w:rsid w:val="00BB0A59"/>
    <w:rsid w:val="00BB10A0"/>
    <w:rsid w:val="00BB3B17"/>
    <w:rsid w:val="00BB4188"/>
    <w:rsid w:val="00BB4DC6"/>
    <w:rsid w:val="00BB7595"/>
    <w:rsid w:val="00BB7AD1"/>
    <w:rsid w:val="00BB7C95"/>
    <w:rsid w:val="00BC162F"/>
    <w:rsid w:val="00BC3F83"/>
    <w:rsid w:val="00BC467E"/>
    <w:rsid w:val="00BC4AC6"/>
    <w:rsid w:val="00BC56A7"/>
    <w:rsid w:val="00BC6E13"/>
    <w:rsid w:val="00BC7489"/>
    <w:rsid w:val="00BD11F8"/>
    <w:rsid w:val="00BD2EBE"/>
    <w:rsid w:val="00BD31E7"/>
    <w:rsid w:val="00BD337D"/>
    <w:rsid w:val="00BD37EA"/>
    <w:rsid w:val="00BD483B"/>
    <w:rsid w:val="00BD7214"/>
    <w:rsid w:val="00BE1707"/>
    <w:rsid w:val="00BE3606"/>
    <w:rsid w:val="00BE462D"/>
    <w:rsid w:val="00BE493F"/>
    <w:rsid w:val="00BE498D"/>
    <w:rsid w:val="00BE576A"/>
    <w:rsid w:val="00BE5AA0"/>
    <w:rsid w:val="00BE5CAD"/>
    <w:rsid w:val="00BE66BB"/>
    <w:rsid w:val="00BF0096"/>
    <w:rsid w:val="00BF0838"/>
    <w:rsid w:val="00BF0D4E"/>
    <w:rsid w:val="00BF2D07"/>
    <w:rsid w:val="00BF37EF"/>
    <w:rsid w:val="00BF43D4"/>
    <w:rsid w:val="00BF4822"/>
    <w:rsid w:val="00BF671C"/>
    <w:rsid w:val="00BF7690"/>
    <w:rsid w:val="00C033CB"/>
    <w:rsid w:val="00C1358E"/>
    <w:rsid w:val="00C14A4C"/>
    <w:rsid w:val="00C17474"/>
    <w:rsid w:val="00C17662"/>
    <w:rsid w:val="00C204B8"/>
    <w:rsid w:val="00C205AC"/>
    <w:rsid w:val="00C20619"/>
    <w:rsid w:val="00C22676"/>
    <w:rsid w:val="00C2396B"/>
    <w:rsid w:val="00C23A54"/>
    <w:rsid w:val="00C253E6"/>
    <w:rsid w:val="00C25FA8"/>
    <w:rsid w:val="00C274D2"/>
    <w:rsid w:val="00C316DD"/>
    <w:rsid w:val="00C32174"/>
    <w:rsid w:val="00C32502"/>
    <w:rsid w:val="00C32D83"/>
    <w:rsid w:val="00C379FC"/>
    <w:rsid w:val="00C403A2"/>
    <w:rsid w:val="00C40507"/>
    <w:rsid w:val="00C40C51"/>
    <w:rsid w:val="00C41463"/>
    <w:rsid w:val="00C41EE6"/>
    <w:rsid w:val="00C4365D"/>
    <w:rsid w:val="00C4396C"/>
    <w:rsid w:val="00C451D2"/>
    <w:rsid w:val="00C45BC6"/>
    <w:rsid w:val="00C521C0"/>
    <w:rsid w:val="00C53A80"/>
    <w:rsid w:val="00C53C39"/>
    <w:rsid w:val="00C670E6"/>
    <w:rsid w:val="00C70448"/>
    <w:rsid w:val="00C71C2C"/>
    <w:rsid w:val="00C72756"/>
    <w:rsid w:val="00C7429F"/>
    <w:rsid w:val="00C746A3"/>
    <w:rsid w:val="00C74FCB"/>
    <w:rsid w:val="00C75A0C"/>
    <w:rsid w:val="00C76F18"/>
    <w:rsid w:val="00C77117"/>
    <w:rsid w:val="00C80163"/>
    <w:rsid w:val="00C80728"/>
    <w:rsid w:val="00C80778"/>
    <w:rsid w:val="00C80A51"/>
    <w:rsid w:val="00C80FFE"/>
    <w:rsid w:val="00C82C0E"/>
    <w:rsid w:val="00C836A7"/>
    <w:rsid w:val="00C84DB3"/>
    <w:rsid w:val="00C84EEF"/>
    <w:rsid w:val="00C874D5"/>
    <w:rsid w:val="00C877F8"/>
    <w:rsid w:val="00C87898"/>
    <w:rsid w:val="00C9145C"/>
    <w:rsid w:val="00C92095"/>
    <w:rsid w:val="00C92296"/>
    <w:rsid w:val="00C93EBB"/>
    <w:rsid w:val="00C94032"/>
    <w:rsid w:val="00C94F35"/>
    <w:rsid w:val="00C969CC"/>
    <w:rsid w:val="00C969D8"/>
    <w:rsid w:val="00CA0771"/>
    <w:rsid w:val="00CA3702"/>
    <w:rsid w:val="00CB1443"/>
    <w:rsid w:val="00CB1FC7"/>
    <w:rsid w:val="00CB3DC8"/>
    <w:rsid w:val="00CB54C5"/>
    <w:rsid w:val="00CB5576"/>
    <w:rsid w:val="00CB596A"/>
    <w:rsid w:val="00CB5D23"/>
    <w:rsid w:val="00CB74D6"/>
    <w:rsid w:val="00CC1033"/>
    <w:rsid w:val="00CC3842"/>
    <w:rsid w:val="00CC3E03"/>
    <w:rsid w:val="00CC4473"/>
    <w:rsid w:val="00CC454B"/>
    <w:rsid w:val="00CC5805"/>
    <w:rsid w:val="00CC5FB9"/>
    <w:rsid w:val="00CD1818"/>
    <w:rsid w:val="00CD1E03"/>
    <w:rsid w:val="00CD2286"/>
    <w:rsid w:val="00CD3D8A"/>
    <w:rsid w:val="00CD5475"/>
    <w:rsid w:val="00CD65CE"/>
    <w:rsid w:val="00CD6611"/>
    <w:rsid w:val="00CD6654"/>
    <w:rsid w:val="00CD76E3"/>
    <w:rsid w:val="00CD7C8B"/>
    <w:rsid w:val="00CE1773"/>
    <w:rsid w:val="00CE34F2"/>
    <w:rsid w:val="00CE3CBC"/>
    <w:rsid w:val="00CE7791"/>
    <w:rsid w:val="00CE7F74"/>
    <w:rsid w:val="00CF0542"/>
    <w:rsid w:val="00CF0C5D"/>
    <w:rsid w:val="00CF2212"/>
    <w:rsid w:val="00CF3012"/>
    <w:rsid w:val="00CF3AAA"/>
    <w:rsid w:val="00CF739B"/>
    <w:rsid w:val="00CF745E"/>
    <w:rsid w:val="00D00263"/>
    <w:rsid w:val="00D02333"/>
    <w:rsid w:val="00D0262D"/>
    <w:rsid w:val="00D02BAD"/>
    <w:rsid w:val="00D03194"/>
    <w:rsid w:val="00D0386E"/>
    <w:rsid w:val="00D03AC6"/>
    <w:rsid w:val="00D0420D"/>
    <w:rsid w:val="00D05A28"/>
    <w:rsid w:val="00D05C56"/>
    <w:rsid w:val="00D061A2"/>
    <w:rsid w:val="00D13A4E"/>
    <w:rsid w:val="00D13AED"/>
    <w:rsid w:val="00D14C13"/>
    <w:rsid w:val="00D14DEE"/>
    <w:rsid w:val="00D16344"/>
    <w:rsid w:val="00D16D62"/>
    <w:rsid w:val="00D20BAE"/>
    <w:rsid w:val="00D21E9A"/>
    <w:rsid w:val="00D2403D"/>
    <w:rsid w:val="00D24C19"/>
    <w:rsid w:val="00D27B14"/>
    <w:rsid w:val="00D30F18"/>
    <w:rsid w:val="00D3148E"/>
    <w:rsid w:val="00D322E0"/>
    <w:rsid w:val="00D326D8"/>
    <w:rsid w:val="00D36238"/>
    <w:rsid w:val="00D368B3"/>
    <w:rsid w:val="00D37AAE"/>
    <w:rsid w:val="00D401F6"/>
    <w:rsid w:val="00D408DD"/>
    <w:rsid w:val="00D40A57"/>
    <w:rsid w:val="00D4111F"/>
    <w:rsid w:val="00D425ED"/>
    <w:rsid w:val="00D4510A"/>
    <w:rsid w:val="00D46492"/>
    <w:rsid w:val="00D47B07"/>
    <w:rsid w:val="00D5299B"/>
    <w:rsid w:val="00D542AE"/>
    <w:rsid w:val="00D550FB"/>
    <w:rsid w:val="00D5794E"/>
    <w:rsid w:val="00D62DEE"/>
    <w:rsid w:val="00D63E6E"/>
    <w:rsid w:val="00D66A9D"/>
    <w:rsid w:val="00D74848"/>
    <w:rsid w:val="00D74BE7"/>
    <w:rsid w:val="00D759DA"/>
    <w:rsid w:val="00D75C8E"/>
    <w:rsid w:val="00D769F7"/>
    <w:rsid w:val="00D76B98"/>
    <w:rsid w:val="00D80E6C"/>
    <w:rsid w:val="00D81E25"/>
    <w:rsid w:val="00D82772"/>
    <w:rsid w:val="00D8341F"/>
    <w:rsid w:val="00D83957"/>
    <w:rsid w:val="00D85969"/>
    <w:rsid w:val="00D85B71"/>
    <w:rsid w:val="00D867AD"/>
    <w:rsid w:val="00D8689C"/>
    <w:rsid w:val="00D874E3"/>
    <w:rsid w:val="00D90BD0"/>
    <w:rsid w:val="00D91A0C"/>
    <w:rsid w:val="00D96A42"/>
    <w:rsid w:val="00D96E54"/>
    <w:rsid w:val="00D978DD"/>
    <w:rsid w:val="00DA12BB"/>
    <w:rsid w:val="00DA2269"/>
    <w:rsid w:val="00DA2D58"/>
    <w:rsid w:val="00DA4101"/>
    <w:rsid w:val="00DA4664"/>
    <w:rsid w:val="00DA7D17"/>
    <w:rsid w:val="00DB3C4C"/>
    <w:rsid w:val="00DB4B56"/>
    <w:rsid w:val="00DB4F7D"/>
    <w:rsid w:val="00DB6488"/>
    <w:rsid w:val="00DB6A96"/>
    <w:rsid w:val="00DC3139"/>
    <w:rsid w:val="00DC49A9"/>
    <w:rsid w:val="00DC5E0B"/>
    <w:rsid w:val="00DC7382"/>
    <w:rsid w:val="00DD1E1B"/>
    <w:rsid w:val="00DD2CAD"/>
    <w:rsid w:val="00DE09C5"/>
    <w:rsid w:val="00DE2A86"/>
    <w:rsid w:val="00DE2AD1"/>
    <w:rsid w:val="00DE3486"/>
    <w:rsid w:val="00DE3693"/>
    <w:rsid w:val="00DE669F"/>
    <w:rsid w:val="00DE71C7"/>
    <w:rsid w:val="00DF04F6"/>
    <w:rsid w:val="00DF39C8"/>
    <w:rsid w:val="00E023EE"/>
    <w:rsid w:val="00E04B7A"/>
    <w:rsid w:val="00E04CB8"/>
    <w:rsid w:val="00E04E58"/>
    <w:rsid w:val="00E054D1"/>
    <w:rsid w:val="00E10B22"/>
    <w:rsid w:val="00E11BFD"/>
    <w:rsid w:val="00E11D64"/>
    <w:rsid w:val="00E12848"/>
    <w:rsid w:val="00E143A8"/>
    <w:rsid w:val="00E14A76"/>
    <w:rsid w:val="00E1500A"/>
    <w:rsid w:val="00E1588A"/>
    <w:rsid w:val="00E166E0"/>
    <w:rsid w:val="00E17B80"/>
    <w:rsid w:val="00E20685"/>
    <w:rsid w:val="00E228A9"/>
    <w:rsid w:val="00E22DBC"/>
    <w:rsid w:val="00E24BA1"/>
    <w:rsid w:val="00E25D89"/>
    <w:rsid w:val="00E262DC"/>
    <w:rsid w:val="00E2744B"/>
    <w:rsid w:val="00E305CA"/>
    <w:rsid w:val="00E3075F"/>
    <w:rsid w:val="00E31111"/>
    <w:rsid w:val="00E32043"/>
    <w:rsid w:val="00E322DA"/>
    <w:rsid w:val="00E363DA"/>
    <w:rsid w:val="00E36715"/>
    <w:rsid w:val="00E36729"/>
    <w:rsid w:val="00E37182"/>
    <w:rsid w:val="00E40F45"/>
    <w:rsid w:val="00E4146C"/>
    <w:rsid w:val="00E415C7"/>
    <w:rsid w:val="00E421D5"/>
    <w:rsid w:val="00E425CE"/>
    <w:rsid w:val="00E44C73"/>
    <w:rsid w:val="00E450FD"/>
    <w:rsid w:val="00E4559C"/>
    <w:rsid w:val="00E4654D"/>
    <w:rsid w:val="00E46F29"/>
    <w:rsid w:val="00E474E6"/>
    <w:rsid w:val="00E478FB"/>
    <w:rsid w:val="00E47CFF"/>
    <w:rsid w:val="00E540F6"/>
    <w:rsid w:val="00E542B2"/>
    <w:rsid w:val="00E5468E"/>
    <w:rsid w:val="00E54E60"/>
    <w:rsid w:val="00E55438"/>
    <w:rsid w:val="00E56DCB"/>
    <w:rsid w:val="00E57973"/>
    <w:rsid w:val="00E57DEB"/>
    <w:rsid w:val="00E618AA"/>
    <w:rsid w:val="00E67D8C"/>
    <w:rsid w:val="00E70948"/>
    <w:rsid w:val="00E72E35"/>
    <w:rsid w:val="00E73A63"/>
    <w:rsid w:val="00E76321"/>
    <w:rsid w:val="00E7680C"/>
    <w:rsid w:val="00E77E1D"/>
    <w:rsid w:val="00E80343"/>
    <w:rsid w:val="00E811F9"/>
    <w:rsid w:val="00E8183C"/>
    <w:rsid w:val="00E82AD8"/>
    <w:rsid w:val="00E83431"/>
    <w:rsid w:val="00E83EC0"/>
    <w:rsid w:val="00E878C9"/>
    <w:rsid w:val="00E87A45"/>
    <w:rsid w:val="00E90F55"/>
    <w:rsid w:val="00E921FE"/>
    <w:rsid w:val="00E923A3"/>
    <w:rsid w:val="00E93A2E"/>
    <w:rsid w:val="00E94014"/>
    <w:rsid w:val="00E950FE"/>
    <w:rsid w:val="00E95586"/>
    <w:rsid w:val="00E95EEA"/>
    <w:rsid w:val="00E9781C"/>
    <w:rsid w:val="00E97ECB"/>
    <w:rsid w:val="00EA0264"/>
    <w:rsid w:val="00EA0E26"/>
    <w:rsid w:val="00EA1682"/>
    <w:rsid w:val="00EA2640"/>
    <w:rsid w:val="00EA395D"/>
    <w:rsid w:val="00EA793A"/>
    <w:rsid w:val="00EA79BC"/>
    <w:rsid w:val="00EB12CE"/>
    <w:rsid w:val="00EB194D"/>
    <w:rsid w:val="00EB2DEC"/>
    <w:rsid w:val="00EB6F08"/>
    <w:rsid w:val="00EB790A"/>
    <w:rsid w:val="00EB7D4F"/>
    <w:rsid w:val="00EC14B6"/>
    <w:rsid w:val="00EC37F0"/>
    <w:rsid w:val="00EC773E"/>
    <w:rsid w:val="00ED3961"/>
    <w:rsid w:val="00ED58C9"/>
    <w:rsid w:val="00ED60C2"/>
    <w:rsid w:val="00EE0B9B"/>
    <w:rsid w:val="00EE1AF4"/>
    <w:rsid w:val="00EE1F76"/>
    <w:rsid w:val="00EE2752"/>
    <w:rsid w:val="00EE28CF"/>
    <w:rsid w:val="00EE33D4"/>
    <w:rsid w:val="00EE4E79"/>
    <w:rsid w:val="00EE54E0"/>
    <w:rsid w:val="00EE612A"/>
    <w:rsid w:val="00EE6D83"/>
    <w:rsid w:val="00EE7AEC"/>
    <w:rsid w:val="00EF0D56"/>
    <w:rsid w:val="00EF18E4"/>
    <w:rsid w:val="00EF1B91"/>
    <w:rsid w:val="00EF1F95"/>
    <w:rsid w:val="00EF32C6"/>
    <w:rsid w:val="00EF4020"/>
    <w:rsid w:val="00F00CB2"/>
    <w:rsid w:val="00F04CAA"/>
    <w:rsid w:val="00F10302"/>
    <w:rsid w:val="00F10BCF"/>
    <w:rsid w:val="00F13AC7"/>
    <w:rsid w:val="00F13AF1"/>
    <w:rsid w:val="00F13D8A"/>
    <w:rsid w:val="00F14832"/>
    <w:rsid w:val="00F15826"/>
    <w:rsid w:val="00F1671E"/>
    <w:rsid w:val="00F1707A"/>
    <w:rsid w:val="00F172C8"/>
    <w:rsid w:val="00F179ED"/>
    <w:rsid w:val="00F17BBB"/>
    <w:rsid w:val="00F2038D"/>
    <w:rsid w:val="00F2085B"/>
    <w:rsid w:val="00F221DC"/>
    <w:rsid w:val="00F22245"/>
    <w:rsid w:val="00F2319D"/>
    <w:rsid w:val="00F24E95"/>
    <w:rsid w:val="00F2614C"/>
    <w:rsid w:val="00F30AA6"/>
    <w:rsid w:val="00F3190B"/>
    <w:rsid w:val="00F339FA"/>
    <w:rsid w:val="00F378C7"/>
    <w:rsid w:val="00F4158C"/>
    <w:rsid w:val="00F42FAA"/>
    <w:rsid w:val="00F43FF3"/>
    <w:rsid w:val="00F447E6"/>
    <w:rsid w:val="00F45C35"/>
    <w:rsid w:val="00F47078"/>
    <w:rsid w:val="00F50E83"/>
    <w:rsid w:val="00F51FB4"/>
    <w:rsid w:val="00F523E4"/>
    <w:rsid w:val="00F6042C"/>
    <w:rsid w:val="00F6453A"/>
    <w:rsid w:val="00F70CEE"/>
    <w:rsid w:val="00F718E6"/>
    <w:rsid w:val="00F71AA7"/>
    <w:rsid w:val="00F758EB"/>
    <w:rsid w:val="00F76681"/>
    <w:rsid w:val="00F7689C"/>
    <w:rsid w:val="00F768E5"/>
    <w:rsid w:val="00F773FA"/>
    <w:rsid w:val="00F83B73"/>
    <w:rsid w:val="00F84A77"/>
    <w:rsid w:val="00F85B4B"/>
    <w:rsid w:val="00F866C9"/>
    <w:rsid w:val="00F86A50"/>
    <w:rsid w:val="00F87B73"/>
    <w:rsid w:val="00F942C5"/>
    <w:rsid w:val="00F94E9B"/>
    <w:rsid w:val="00F94EA6"/>
    <w:rsid w:val="00F95504"/>
    <w:rsid w:val="00FA0058"/>
    <w:rsid w:val="00FA3D34"/>
    <w:rsid w:val="00FA5510"/>
    <w:rsid w:val="00FA7648"/>
    <w:rsid w:val="00FA7D22"/>
    <w:rsid w:val="00FB0E01"/>
    <w:rsid w:val="00FB2B1F"/>
    <w:rsid w:val="00FB2B97"/>
    <w:rsid w:val="00FB36E9"/>
    <w:rsid w:val="00FB52AB"/>
    <w:rsid w:val="00FC0B80"/>
    <w:rsid w:val="00FC1706"/>
    <w:rsid w:val="00FC198A"/>
    <w:rsid w:val="00FC2E54"/>
    <w:rsid w:val="00FC32BA"/>
    <w:rsid w:val="00FC4577"/>
    <w:rsid w:val="00FC483E"/>
    <w:rsid w:val="00FC590E"/>
    <w:rsid w:val="00FC60D2"/>
    <w:rsid w:val="00FC6A7D"/>
    <w:rsid w:val="00FC7B5D"/>
    <w:rsid w:val="00FC7BC8"/>
    <w:rsid w:val="00FD0961"/>
    <w:rsid w:val="00FD1B29"/>
    <w:rsid w:val="00FD1B3C"/>
    <w:rsid w:val="00FD1FED"/>
    <w:rsid w:val="00FD25A6"/>
    <w:rsid w:val="00FD4FCD"/>
    <w:rsid w:val="00FD54B1"/>
    <w:rsid w:val="00FD5D08"/>
    <w:rsid w:val="00FE1BB5"/>
    <w:rsid w:val="00FE34CB"/>
    <w:rsid w:val="00FE456A"/>
    <w:rsid w:val="00FE5039"/>
    <w:rsid w:val="00FE59A5"/>
    <w:rsid w:val="00FE6007"/>
    <w:rsid w:val="00FE7836"/>
    <w:rsid w:val="00FE7BBE"/>
    <w:rsid w:val="00FF0C14"/>
    <w:rsid w:val="00FF244A"/>
    <w:rsid w:val="00FF3221"/>
    <w:rsid w:val="00FF5153"/>
    <w:rsid w:val="00FF5360"/>
    <w:rsid w:val="00FF5B87"/>
    <w:rsid w:val="00FF5BA4"/>
    <w:rsid w:val="00FF6D7A"/>
    <w:rsid w:val="00FF71F5"/>
    <w:rsid w:val="00FF74D5"/>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BB9135"/>
  <w15:docId w15:val="{7C9D8D14-E643-4AF5-BC81-9C15EC553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3"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2321F"/>
  </w:style>
  <w:style w:type="paragraph" w:styleId="berschrift1">
    <w:name w:val="heading 1"/>
    <w:basedOn w:val="Standard"/>
    <w:next w:val="Standard"/>
    <w:link w:val="berschrift1Zchn"/>
    <w:qFormat/>
    <w:rsid w:val="0022321F"/>
    <w:pPr>
      <w:keepNext/>
      <w:keepLines/>
      <w:pageBreakBefore/>
      <w:numPr>
        <w:numId w:val="6"/>
      </w:numPr>
      <w:outlineLvl w:val="0"/>
    </w:pPr>
    <w:rPr>
      <w:rFonts w:asciiTheme="majorHAnsi" w:eastAsiaTheme="majorEastAsia" w:hAnsiTheme="majorHAnsi" w:cstheme="majorBidi"/>
      <w:b/>
      <w:bCs/>
      <w:color w:val="000000" w:themeColor="text1"/>
      <w:sz w:val="32"/>
      <w:szCs w:val="28"/>
    </w:rPr>
  </w:style>
  <w:style w:type="paragraph" w:styleId="berschrift2">
    <w:name w:val="heading 2"/>
    <w:basedOn w:val="Standard"/>
    <w:next w:val="Standard"/>
    <w:link w:val="berschrift2Zchn"/>
    <w:unhideWhenUsed/>
    <w:qFormat/>
    <w:rsid w:val="0022321F"/>
    <w:pPr>
      <w:keepNext/>
      <w:keepLines/>
      <w:numPr>
        <w:ilvl w:val="1"/>
        <w:numId w:val="6"/>
      </w:numPr>
      <w:outlineLvl w:val="1"/>
    </w:pPr>
    <w:rPr>
      <w:rFonts w:asciiTheme="majorHAnsi" w:eastAsiaTheme="majorEastAsia" w:hAnsiTheme="majorHAnsi" w:cstheme="majorBidi"/>
      <w:b/>
      <w:bCs/>
      <w:sz w:val="28"/>
      <w:szCs w:val="26"/>
    </w:rPr>
  </w:style>
  <w:style w:type="paragraph" w:styleId="berschrift3">
    <w:name w:val="heading 3"/>
    <w:basedOn w:val="Standard"/>
    <w:next w:val="Standard"/>
    <w:link w:val="berschrift3Zchn"/>
    <w:unhideWhenUsed/>
    <w:qFormat/>
    <w:rsid w:val="0022321F"/>
    <w:pPr>
      <w:keepNext/>
      <w:keepLines/>
      <w:numPr>
        <w:ilvl w:val="2"/>
        <w:numId w:val="6"/>
      </w:numPr>
      <w:outlineLvl w:val="2"/>
    </w:pPr>
    <w:rPr>
      <w:rFonts w:asciiTheme="majorHAnsi" w:eastAsiaTheme="majorEastAsia" w:hAnsiTheme="majorHAnsi" w:cstheme="majorBidi"/>
      <w:b/>
      <w:bCs/>
      <w:sz w:val="24"/>
    </w:rPr>
  </w:style>
  <w:style w:type="paragraph" w:styleId="berschrift4">
    <w:name w:val="heading 4"/>
    <w:basedOn w:val="Standard"/>
    <w:next w:val="Standard"/>
    <w:link w:val="berschrift4Zchn"/>
    <w:autoRedefine/>
    <w:unhideWhenUsed/>
    <w:qFormat/>
    <w:rsid w:val="0022321F"/>
    <w:pPr>
      <w:keepNext/>
      <w:keepLines/>
      <w:numPr>
        <w:ilvl w:val="3"/>
        <w:numId w:val="6"/>
      </w:numPr>
      <w:outlineLvl w:val="3"/>
    </w:pPr>
    <w:rPr>
      <w:rFonts w:asciiTheme="majorHAnsi" w:eastAsiaTheme="majorEastAsia" w:hAnsiTheme="majorHAnsi" w:cstheme="majorBidi"/>
      <w:b/>
      <w:bCs/>
      <w:iCs/>
    </w:rPr>
  </w:style>
  <w:style w:type="paragraph" w:styleId="berschrift5">
    <w:name w:val="heading 5"/>
    <w:basedOn w:val="Standard"/>
    <w:next w:val="Standard"/>
    <w:link w:val="berschrift5Zchn"/>
    <w:unhideWhenUsed/>
    <w:qFormat/>
    <w:rsid w:val="0022321F"/>
    <w:pPr>
      <w:keepNext/>
      <w:keepLines/>
      <w:numPr>
        <w:ilvl w:val="4"/>
        <w:numId w:val="6"/>
      </w:numPr>
      <w:outlineLvl w:val="4"/>
    </w:pPr>
    <w:rPr>
      <w:rFonts w:asciiTheme="majorHAnsi" w:eastAsiaTheme="majorEastAsia" w:hAnsiTheme="majorHAnsi" w:cstheme="majorBidi"/>
      <w:b/>
      <w:sz w:val="24"/>
    </w:rPr>
  </w:style>
  <w:style w:type="paragraph" w:styleId="berschrift6">
    <w:name w:val="heading 6"/>
    <w:aliases w:val="Zwischenüberschrift"/>
    <w:basedOn w:val="Standard"/>
    <w:next w:val="Standard"/>
    <w:link w:val="berschrift6Zchn"/>
    <w:unhideWhenUsed/>
    <w:qFormat/>
    <w:rsid w:val="0022321F"/>
    <w:pPr>
      <w:keepNext/>
      <w:keepLines/>
      <w:outlineLvl w:val="5"/>
    </w:pPr>
    <w:rPr>
      <w:rFonts w:asciiTheme="majorHAnsi" w:eastAsiaTheme="majorEastAsia" w:hAnsiTheme="majorHAnsi" w:cstheme="majorBidi"/>
      <w:b/>
      <w:iCs/>
    </w:rPr>
  </w:style>
  <w:style w:type="paragraph" w:styleId="berschrift7">
    <w:name w:val="heading 7"/>
    <w:basedOn w:val="Standard"/>
    <w:next w:val="Standard"/>
    <w:link w:val="berschrift7Zchn"/>
    <w:unhideWhenUsed/>
    <w:qFormat/>
    <w:rsid w:val="0022321F"/>
    <w:pPr>
      <w:keepNext/>
      <w:keepLines/>
      <w:numPr>
        <w:ilvl w:val="6"/>
        <w:numId w:val="6"/>
      </w:numPr>
      <w:spacing w:before="200" w:after="0"/>
      <w:outlineLvl w:val="6"/>
    </w:pPr>
    <w:rPr>
      <w:rFonts w:asciiTheme="majorHAnsi" w:eastAsiaTheme="majorEastAsia" w:hAnsiTheme="majorHAnsi" w:cstheme="majorBidi"/>
      <w:i/>
      <w:iCs/>
      <w:color w:val="404040" w:themeColor="text1" w:themeTint="BF"/>
      <w:sz w:val="24"/>
    </w:rPr>
  </w:style>
  <w:style w:type="paragraph" w:styleId="berschrift8">
    <w:name w:val="heading 8"/>
    <w:basedOn w:val="Standard"/>
    <w:next w:val="Standard"/>
    <w:link w:val="berschrift8Zchn"/>
    <w:unhideWhenUsed/>
    <w:qFormat/>
    <w:rsid w:val="0022321F"/>
    <w:pPr>
      <w:numPr>
        <w:ilvl w:val="7"/>
        <w:numId w:val="6"/>
      </w:numPr>
      <w:suppressLineNumbers/>
      <w:suppressAutoHyphens/>
      <w:spacing w:before="240" w:after="60" w:line="240" w:lineRule="auto"/>
      <w:outlineLvl w:val="7"/>
    </w:pPr>
    <w:rPr>
      <w:rFonts w:eastAsia="Times New Roman" w:cs="Times New Roman"/>
      <w:i/>
      <w:iCs/>
      <w:sz w:val="24"/>
      <w:szCs w:val="24"/>
    </w:rPr>
  </w:style>
  <w:style w:type="paragraph" w:styleId="berschrift9">
    <w:name w:val="heading 9"/>
    <w:basedOn w:val="Standard"/>
    <w:next w:val="Standard"/>
    <w:link w:val="berschrift9Zchn"/>
    <w:unhideWhenUsed/>
    <w:qFormat/>
    <w:rsid w:val="0022321F"/>
    <w:pPr>
      <w:numPr>
        <w:ilvl w:val="8"/>
        <w:numId w:val="6"/>
      </w:numPr>
      <w:suppressLineNumbers/>
      <w:suppressAutoHyphens/>
      <w:spacing w:before="240" w:after="60" w:line="240" w:lineRule="auto"/>
      <w:outlineLvl w:val="8"/>
    </w:pPr>
    <w:rPr>
      <w:rFonts w:ascii="Cambria" w:eastAsia="Times New Roman" w:hAnsi="Cambria" w:cs="Times New Roman"/>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2321F"/>
    <w:rPr>
      <w:rFonts w:asciiTheme="majorHAnsi" w:eastAsiaTheme="majorEastAsia" w:hAnsiTheme="majorHAnsi" w:cstheme="majorBidi"/>
      <w:b/>
      <w:bCs/>
      <w:color w:val="000000" w:themeColor="text1"/>
      <w:sz w:val="32"/>
      <w:szCs w:val="28"/>
    </w:rPr>
  </w:style>
  <w:style w:type="paragraph" w:styleId="KeinLeerraum">
    <w:name w:val="No Spacing"/>
    <w:link w:val="KeinLeerraumZchn"/>
    <w:uiPriority w:val="1"/>
    <w:rsid w:val="00D8395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D83957"/>
    <w:rPr>
      <w:rFonts w:eastAsiaTheme="minorEastAsia"/>
      <w:lang w:eastAsia="de-DE"/>
    </w:rPr>
  </w:style>
  <w:style w:type="character" w:styleId="Platzhaltertext">
    <w:name w:val="Placeholder Text"/>
    <w:basedOn w:val="Absatz-Standardschriftart"/>
    <w:uiPriority w:val="99"/>
    <w:semiHidden/>
    <w:rsid w:val="00D83957"/>
    <w:rPr>
      <w:rFonts w:ascii="Arial" w:hAnsi="Arial"/>
      <w:color w:val="808080" w:themeColor="background1" w:themeShade="80"/>
      <w:sz w:val="20"/>
    </w:rPr>
  </w:style>
  <w:style w:type="paragraph" w:styleId="Kopfzeile">
    <w:name w:val="header"/>
    <w:basedOn w:val="Standard"/>
    <w:link w:val="KopfzeileZchn"/>
    <w:uiPriority w:val="99"/>
    <w:unhideWhenUsed/>
    <w:rsid w:val="00D8395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3957"/>
    <w:rPr>
      <w:sz w:val="20"/>
    </w:rPr>
  </w:style>
  <w:style w:type="paragraph" w:styleId="Fuzeile">
    <w:name w:val="footer"/>
    <w:basedOn w:val="Standard"/>
    <w:link w:val="FuzeileZchn"/>
    <w:uiPriority w:val="99"/>
    <w:unhideWhenUsed/>
    <w:rsid w:val="00D8395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3957"/>
    <w:rPr>
      <w:sz w:val="20"/>
    </w:rPr>
  </w:style>
  <w:style w:type="paragraph" w:styleId="Sprechblasentext">
    <w:name w:val="Balloon Text"/>
    <w:basedOn w:val="Standard"/>
    <w:link w:val="SprechblasentextZchn"/>
    <w:uiPriority w:val="99"/>
    <w:semiHidden/>
    <w:unhideWhenUsed/>
    <w:rsid w:val="00D8395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83957"/>
    <w:rPr>
      <w:rFonts w:ascii="Tahoma" w:hAnsi="Tahoma" w:cs="Tahoma"/>
      <w:sz w:val="16"/>
      <w:szCs w:val="16"/>
    </w:rPr>
  </w:style>
  <w:style w:type="paragraph" w:styleId="Inhaltsverzeichnisberschrift">
    <w:name w:val="TOC Heading"/>
    <w:basedOn w:val="berschrift1"/>
    <w:next w:val="Standard"/>
    <w:uiPriority w:val="39"/>
    <w:unhideWhenUsed/>
    <w:qFormat/>
    <w:rsid w:val="00D83957"/>
    <w:pPr>
      <w:outlineLvl w:val="9"/>
    </w:pPr>
    <w:rPr>
      <w:lang w:eastAsia="de-DE"/>
    </w:rPr>
  </w:style>
  <w:style w:type="paragraph" w:styleId="Verzeichnis2">
    <w:name w:val="toc 2"/>
    <w:basedOn w:val="Standard"/>
    <w:next w:val="Standard"/>
    <w:autoRedefine/>
    <w:uiPriority w:val="39"/>
    <w:unhideWhenUsed/>
    <w:qFormat/>
    <w:rsid w:val="00B74B64"/>
    <w:pPr>
      <w:tabs>
        <w:tab w:val="left" w:pos="709"/>
        <w:tab w:val="right" w:leader="dot" w:pos="9356"/>
      </w:tabs>
      <w:spacing w:before="60" w:after="40"/>
    </w:pPr>
    <w:rPr>
      <w:rFonts w:cstheme="minorHAnsi"/>
      <w:bCs/>
      <w:szCs w:val="20"/>
    </w:rPr>
  </w:style>
  <w:style w:type="paragraph" w:styleId="Verzeichnis1">
    <w:name w:val="toc 1"/>
    <w:basedOn w:val="Standard"/>
    <w:next w:val="Standard"/>
    <w:autoRedefine/>
    <w:uiPriority w:val="39"/>
    <w:unhideWhenUsed/>
    <w:qFormat/>
    <w:rsid w:val="00B74B64"/>
    <w:pPr>
      <w:tabs>
        <w:tab w:val="left" w:pos="709"/>
        <w:tab w:val="right" w:leader="dot" w:pos="9356"/>
      </w:tabs>
      <w:spacing w:before="100" w:after="40"/>
    </w:pPr>
    <w:rPr>
      <w:b/>
      <w:bCs/>
      <w:szCs w:val="24"/>
    </w:rPr>
  </w:style>
  <w:style w:type="paragraph" w:styleId="Verzeichnis3">
    <w:name w:val="toc 3"/>
    <w:basedOn w:val="Standard"/>
    <w:next w:val="Standard"/>
    <w:autoRedefine/>
    <w:uiPriority w:val="39"/>
    <w:unhideWhenUsed/>
    <w:qFormat/>
    <w:rsid w:val="00B74B64"/>
    <w:pPr>
      <w:tabs>
        <w:tab w:val="left" w:pos="709"/>
        <w:tab w:val="right" w:leader="dot" w:pos="9356"/>
      </w:tabs>
      <w:spacing w:before="60" w:after="20"/>
    </w:pPr>
  </w:style>
  <w:style w:type="character" w:styleId="Hyperlink">
    <w:name w:val="Hyperlink"/>
    <w:basedOn w:val="Absatz-Standardschriftart"/>
    <w:uiPriority w:val="99"/>
    <w:rsid w:val="007D0888"/>
    <w:rPr>
      <w:rFonts w:asciiTheme="minorHAnsi" w:hAnsiTheme="minorHAnsi"/>
      <w:color w:val="auto"/>
      <w:sz w:val="22"/>
      <w:u w:val="single"/>
    </w:rPr>
  </w:style>
  <w:style w:type="character" w:customStyle="1" w:styleId="Platzhaltertextgro">
    <w:name w:val="Platzhaltertext_groß"/>
    <w:basedOn w:val="Platzhaltertext"/>
    <w:uiPriority w:val="1"/>
    <w:rsid w:val="00D83957"/>
    <w:rPr>
      <w:rFonts w:ascii="Arial" w:hAnsi="Arial"/>
      <w:color w:val="FF0000"/>
      <w:sz w:val="40"/>
    </w:rPr>
  </w:style>
  <w:style w:type="paragraph" w:styleId="Titel">
    <w:name w:val="Title"/>
    <w:basedOn w:val="Standard"/>
    <w:next w:val="Standard"/>
    <w:link w:val="TitelZchn"/>
    <w:uiPriority w:val="10"/>
    <w:qFormat/>
    <w:rsid w:val="00D83957"/>
    <w:pPr>
      <w:spacing w:after="40" w:line="240" w:lineRule="auto"/>
      <w:contextualSpacing/>
    </w:pPr>
    <w:rPr>
      <w:rFonts w:asciiTheme="majorHAnsi" w:eastAsiaTheme="majorEastAsia" w:hAnsiTheme="majorHAnsi" w:cstheme="majorBidi"/>
      <w:color w:val="000000" w:themeColor="text1"/>
      <w:spacing w:val="5"/>
      <w:kern w:val="28"/>
      <w:sz w:val="60"/>
      <w:szCs w:val="52"/>
    </w:rPr>
  </w:style>
  <w:style w:type="character" w:customStyle="1" w:styleId="TitelZchn">
    <w:name w:val="Titel Zchn"/>
    <w:basedOn w:val="Absatz-Standardschriftart"/>
    <w:link w:val="Titel"/>
    <w:uiPriority w:val="10"/>
    <w:rsid w:val="00D83957"/>
    <w:rPr>
      <w:rFonts w:asciiTheme="majorHAnsi" w:eastAsiaTheme="majorEastAsia" w:hAnsiTheme="majorHAnsi" w:cstheme="majorBidi"/>
      <w:color w:val="000000" w:themeColor="text1"/>
      <w:spacing w:val="5"/>
      <w:kern w:val="28"/>
      <w:sz w:val="60"/>
      <w:szCs w:val="52"/>
    </w:rPr>
  </w:style>
  <w:style w:type="character" w:customStyle="1" w:styleId="berschrift2Zchn">
    <w:name w:val="Überschrift 2 Zchn"/>
    <w:basedOn w:val="Absatz-Standardschriftart"/>
    <w:link w:val="berschrift2"/>
    <w:rsid w:val="0022321F"/>
    <w:rPr>
      <w:rFonts w:asciiTheme="majorHAnsi" w:eastAsiaTheme="majorEastAsia" w:hAnsiTheme="majorHAnsi" w:cstheme="majorBidi"/>
      <w:b/>
      <w:bCs/>
      <w:sz w:val="28"/>
      <w:szCs w:val="26"/>
    </w:rPr>
  </w:style>
  <w:style w:type="character" w:customStyle="1" w:styleId="berschrift3Zchn">
    <w:name w:val="Überschrift 3 Zchn"/>
    <w:basedOn w:val="Absatz-Standardschriftart"/>
    <w:link w:val="berschrift3"/>
    <w:rsid w:val="0022321F"/>
    <w:rPr>
      <w:rFonts w:asciiTheme="majorHAnsi" w:eastAsiaTheme="majorEastAsia" w:hAnsiTheme="majorHAnsi" w:cstheme="majorBidi"/>
      <w:b/>
      <w:bCs/>
      <w:sz w:val="24"/>
    </w:rPr>
  </w:style>
  <w:style w:type="character" w:customStyle="1" w:styleId="berschrift4Zchn">
    <w:name w:val="Überschrift 4 Zchn"/>
    <w:basedOn w:val="Absatz-Standardschriftart"/>
    <w:link w:val="berschrift4"/>
    <w:rsid w:val="0022321F"/>
    <w:rPr>
      <w:rFonts w:asciiTheme="majorHAnsi" w:eastAsiaTheme="majorEastAsia" w:hAnsiTheme="majorHAnsi" w:cstheme="majorBidi"/>
      <w:b/>
      <w:bCs/>
      <w:iCs/>
    </w:rPr>
  </w:style>
  <w:style w:type="character" w:customStyle="1" w:styleId="berschrift5Zchn">
    <w:name w:val="Überschrift 5 Zchn"/>
    <w:basedOn w:val="Absatz-Standardschriftart"/>
    <w:link w:val="berschrift5"/>
    <w:rsid w:val="0022321F"/>
    <w:rPr>
      <w:rFonts w:asciiTheme="majorHAnsi" w:eastAsiaTheme="majorEastAsia" w:hAnsiTheme="majorHAnsi" w:cstheme="majorBidi"/>
      <w:b/>
      <w:sz w:val="24"/>
    </w:rPr>
  </w:style>
  <w:style w:type="character" w:customStyle="1" w:styleId="berschrift6Zchn">
    <w:name w:val="Überschrift 6 Zchn"/>
    <w:aliases w:val="Zwischenüberschrift Zchn"/>
    <w:basedOn w:val="Absatz-Standardschriftart"/>
    <w:link w:val="berschrift6"/>
    <w:rsid w:val="0022321F"/>
    <w:rPr>
      <w:rFonts w:asciiTheme="majorHAnsi" w:eastAsiaTheme="majorEastAsia" w:hAnsiTheme="majorHAnsi" w:cstheme="majorBidi"/>
      <w:b/>
      <w:iCs/>
    </w:rPr>
  </w:style>
  <w:style w:type="character" w:customStyle="1" w:styleId="berschrift7Zchn">
    <w:name w:val="Überschrift 7 Zchn"/>
    <w:basedOn w:val="Absatz-Standardschriftart"/>
    <w:link w:val="berschrift7"/>
    <w:rsid w:val="0022321F"/>
    <w:rPr>
      <w:rFonts w:asciiTheme="majorHAnsi" w:eastAsiaTheme="majorEastAsia" w:hAnsiTheme="majorHAnsi" w:cstheme="majorBidi"/>
      <w:i/>
      <w:iCs/>
      <w:color w:val="404040" w:themeColor="text1" w:themeTint="BF"/>
      <w:sz w:val="24"/>
    </w:rPr>
  </w:style>
  <w:style w:type="paragraph" w:styleId="Beschriftung">
    <w:name w:val="caption"/>
    <w:basedOn w:val="Standard"/>
    <w:next w:val="Standard"/>
    <w:autoRedefine/>
    <w:uiPriority w:val="13"/>
    <w:unhideWhenUsed/>
    <w:qFormat/>
    <w:rsid w:val="00A126B4"/>
    <w:pPr>
      <w:keepLines/>
      <w:spacing w:before="120" w:line="240" w:lineRule="auto"/>
      <w:jc w:val="center"/>
    </w:pPr>
    <w:rPr>
      <w:bCs/>
      <w:sz w:val="16"/>
      <w:szCs w:val="18"/>
    </w:rPr>
  </w:style>
  <w:style w:type="paragraph" w:customStyle="1" w:styleId="Quelltext">
    <w:name w:val="Quelltext"/>
    <w:basedOn w:val="Standard"/>
    <w:next w:val="Standard"/>
    <w:link w:val="QuelltextZchn"/>
    <w:autoRedefine/>
    <w:qFormat/>
    <w:rsid w:val="0022321F"/>
    <w:pPr>
      <w:pBdr>
        <w:top w:val="single" w:sz="6" w:space="1" w:color="auto"/>
        <w:bottom w:val="single" w:sz="6" w:space="1" w:color="auto"/>
      </w:pBdr>
      <w:shd w:val="clear" w:color="auto" w:fill="EAF1DD" w:themeFill="accent3" w:themeFillTint="33"/>
      <w:suppressAutoHyphens/>
      <w:spacing w:before="120" w:line="240" w:lineRule="auto"/>
    </w:pPr>
    <w:rPr>
      <w:rFonts w:ascii="Courier New" w:hAnsi="Courier New"/>
      <w:noProof/>
      <w:sz w:val="16"/>
    </w:rPr>
  </w:style>
  <w:style w:type="paragraph" w:customStyle="1" w:styleId="Befehlszeile">
    <w:name w:val="Befehlszeile"/>
    <w:basedOn w:val="Standard"/>
    <w:next w:val="Standard"/>
    <w:link w:val="BefehlszeileZchn"/>
    <w:qFormat/>
    <w:rsid w:val="0022321F"/>
    <w:pPr>
      <w:pBdr>
        <w:top w:val="single" w:sz="6" w:space="1" w:color="auto"/>
        <w:bottom w:val="single" w:sz="6" w:space="1" w:color="auto"/>
      </w:pBdr>
      <w:shd w:val="clear" w:color="auto" w:fill="EAF1DD" w:themeFill="accent3" w:themeFillTint="33"/>
      <w:suppressAutoHyphens/>
      <w:spacing w:before="120" w:line="240" w:lineRule="auto"/>
    </w:pPr>
    <w:rPr>
      <w:rFonts w:ascii="Courier New" w:hAnsi="Courier New"/>
      <w:noProof/>
      <w:sz w:val="20"/>
    </w:rPr>
  </w:style>
  <w:style w:type="paragraph" w:customStyle="1" w:styleId="HyperlinkSVA">
    <w:name w:val="Hyperlink_SVA"/>
    <w:basedOn w:val="Standard"/>
    <w:next w:val="Standard"/>
    <w:rsid w:val="00D83957"/>
    <w:pPr>
      <w:spacing w:before="40" w:after="40" w:line="240" w:lineRule="auto"/>
    </w:pPr>
    <w:rPr>
      <w:color w:val="1F497D" w:themeColor="text2"/>
      <w:u w:val="single"/>
    </w:rPr>
  </w:style>
  <w:style w:type="paragraph" w:customStyle="1" w:styleId="Hinweis">
    <w:name w:val="Hinweis"/>
    <w:basedOn w:val="Quelltext"/>
    <w:next w:val="Standard"/>
    <w:autoRedefine/>
    <w:qFormat/>
    <w:rsid w:val="00996C65"/>
    <w:pPr>
      <w:pBdr>
        <w:top w:val="single" w:sz="6" w:space="2" w:color="auto"/>
        <w:bottom w:val="single" w:sz="6" w:space="2" w:color="auto"/>
      </w:pBdr>
      <w:shd w:val="clear" w:color="auto" w:fill="auto"/>
      <w:ind w:left="964" w:hanging="964"/>
    </w:pPr>
    <w:rPr>
      <w:rFonts w:asciiTheme="minorHAnsi" w:hAnsiTheme="minorHAnsi"/>
      <w:b/>
      <w:sz w:val="22"/>
    </w:rPr>
  </w:style>
  <w:style w:type="paragraph" w:styleId="Abbildungsverzeichnis">
    <w:name w:val="table of figures"/>
    <w:basedOn w:val="Standard"/>
    <w:next w:val="Standard"/>
    <w:uiPriority w:val="99"/>
    <w:unhideWhenUsed/>
    <w:rsid w:val="00B74B64"/>
    <w:pPr>
      <w:spacing w:before="100" w:after="40"/>
    </w:pPr>
  </w:style>
  <w:style w:type="paragraph" w:styleId="Verzeichnis4">
    <w:name w:val="toc 4"/>
    <w:basedOn w:val="Verzeichnis3"/>
    <w:next w:val="Standard"/>
    <w:autoRedefine/>
    <w:uiPriority w:val="39"/>
    <w:unhideWhenUsed/>
    <w:rsid w:val="00D83957"/>
  </w:style>
  <w:style w:type="paragraph" w:styleId="Verzeichnis5">
    <w:name w:val="toc 5"/>
    <w:basedOn w:val="Verzeichnis4"/>
    <w:next w:val="Standard"/>
    <w:autoRedefine/>
    <w:uiPriority w:val="39"/>
    <w:unhideWhenUsed/>
    <w:rsid w:val="00D83957"/>
  </w:style>
  <w:style w:type="character" w:customStyle="1" w:styleId="berschrift8Zchn">
    <w:name w:val="Überschrift 8 Zchn"/>
    <w:basedOn w:val="Absatz-Standardschriftart"/>
    <w:link w:val="berschrift8"/>
    <w:rsid w:val="0022321F"/>
    <w:rPr>
      <w:rFonts w:eastAsia="Times New Roman" w:cs="Times New Roman"/>
      <w:i/>
      <w:iCs/>
      <w:sz w:val="24"/>
      <w:szCs w:val="24"/>
    </w:rPr>
  </w:style>
  <w:style w:type="character" w:customStyle="1" w:styleId="berschrift9Zchn">
    <w:name w:val="Überschrift 9 Zchn"/>
    <w:basedOn w:val="Absatz-Standardschriftart"/>
    <w:link w:val="berschrift9"/>
    <w:rsid w:val="0022321F"/>
    <w:rPr>
      <w:rFonts w:ascii="Cambria" w:eastAsia="Times New Roman" w:hAnsi="Cambria" w:cs="Times New Roman"/>
    </w:rPr>
  </w:style>
  <w:style w:type="table" w:styleId="Tabellenraster">
    <w:name w:val="Table Grid"/>
    <w:basedOn w:val="NormaleTabelle"/>
    <w:rsid w:val="00223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Akzent2">
    <w:name w:val="Light List Accent 2"/>
    <w:basedOn w:val="NormaleTabelle"/>
    <w:uiPriority w:val="61"/>
    <w:rsid w:val="00D83957"/>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DunkleListe-Akzent6">
    <w:name w:val="Dark List Accent 6"/>
    <w:basedOn w:val="NormaleTabelle"/>
    <w:uiPriority w:val="70"/>
    <w:rsid w:val="00D83957"/>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DunkleListe-Akzent2">
    <w:name w:val="Dark List Accent 2"/>
    <w:basedOn w:val="NormaleTabelle"/>
    <w:uiPriority w:val="70"/>
    <w:rsid w:val="00D83957"/>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1">
    <w:name w:val="Dark List Accent 1"/>
    <w:basedOn w:val="NormaleTabelle"/>
    <w:uiPriority w:val="70"/>
    <w:rsid w:val="00D83957"/>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MittlereSchattierung2-Akzent6">
    <w:name w:val="Medium Shading 2 Accent 6"/>
    <w:basedOn w:val="NormaleTabelle"/>
    <w:uiPriority w:val="64"/>
    <w:rsid w:val="00D8395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Gruformel">
    <w:name w:val="Closing"/>
    <w:basedOn w:val="Standard"/>
    <w:link w:val="GruformelZchn"/>
    <w:uiPriority w:val="99"/>
    <w:unhideWhenUsed/>
    <w:rsid w:val="00D83957"/>
    <w:pPr>
      <w:spacing w:after="0" w:line="240" w:lineRule="auto"/>
      <w:ind w:left="4252"/>
    </w:pPr>
  </w:style>
  <w:style w:type="character" w:customStyle="1" w:styleId="GruformelZchn">
    <w:name w:val="Grußformel Zchn"/>
    <w:basedOn w:val="Absatz-Standardschriftart"/>
    <w:link w:val="Gruformel"/>
    <w:uiPriority w:val="99"/>
    <w:rsid w:val="00D83957"/>
    <w:rPr>
      <w:sz w:val="20"/>
    </w:rPr>
  </w:style>
  <w:style w:type="paragraph" w:customStyle="1" w:styleId="Verzeichnisberschrift">
    <w:name w:val="Verzeichnisüberschrift"/>
    <w:basedOn w:val="berschrift1"/>
    <w:next w:val="Abbildungsverzeichnis"/>
    <w:qFormat/>
    <w:rsid w:val="00D83957"/>
    <w:pPr>
      <w:pageBreakBefore w:val="0"/>
      <w:numPr>
        <w:numId w:val="0"/>
      </w:numPr>
    </w:pPr>
    <w:rPr>
      <w:sz w:val="28"/>
    </w:rPr>
  </w:style>
  <w:style w:type="paragraph" w:styleId="Listenabsatz">
    <w:name w:val="List Paragraph"/>
    <w:basedOn w:val="Standard"/>
    <w:next w:val="Standard"/>
    <w:link w:val="ListenabsatzZchn"/>
    <w:autoRedefine/>
    <w:uiPriority w:val="34"/>
    <w:qFormat/>
    <w:rsid w:val="003A19CC"/>
    <w:pPr>
      <w:numPr>
        <w:numId w:val="11"/>
      </w:numPr>
      <w:contextualSpacing/>
    </w:pPr>
  </w:style>
  <w:style w:type="paragraph" w:styleId="Dokumentstruktur">
    <w:name w:val="Document Map"/>
    <w:basedOn w:val="Standard"/>
    <w:link w:val="DokumentstrukturZchn"/>
    <w:uiPriority w:val="99"/>
    <w:unhideWhenUsed/>
    <w:rsid w:val="00D83957"/>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rsid w:val="00D83957"/>
    <w:rPr>
      <w:rFonts w:ascii="Tahoma" w:hAnsi="Tahoma" w:cs="Tahoma"/>
      <w:sz w:val="16"/>
      <w:szCs w:val="16"/>
    </w:rPr>
  </w:style>
  <w:style w:type="paragraph" w:styleId="Blocktext">
    <w:name w:val="Block Text"/>
    <w:basedOn w:val="Standard"/>
    <w:uiPriority w:val="99"/>
    <w:unhideWhenUsed/>
    <w:rsid w:val="00D83957"/>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eastAsiaTheme="minorEastAsia"/>
      <w:i/>
      <w:iCs/>
      <w:color w:val="4F81BD" w:themeColor="accent1"/>
    </w:rPr>
  </w:style>
  <w:style w:type="paragraph" w:styleId="Listenfortsetzung">
    <w:name w:val="List Continue"/>
    <w:basedOn w:val="Standard"/>
    <w:uiPriority w:val="99"/>
    <w:unhideWhenUsed/>
    <w:rsid w:val="00D83957"/>
    <w:pPr>
      <w:ind w:left="283"/>
      <w:contextualSpacing/>
    </w:pPr>
  </w:style>
  <w:style w:type="paragraph" w:styleId="Listenfortsetzung2">
    <w:name w:val="List Continue 2"/>
    <w:basedOn w:val="Standard"/>
    <w:uiPriority w:val="99"/>
    <w:unhideWhenUsed/>
    <w:rsid w:val="00D83957"/>
    <w:pPr>
      <w:ind w:left="566"/>
      <w:contextualSpacing/>
    </w:pPr>
  </w:style>
  <w:style w:type="paragraph" w:styleId="Listenfortsetzung3">
    <w:name w:val="List Continue 3"/>
    <w:basedOn w:val="Standard"/>
    <w:uiPriority w:val="99"/>
    <w:unhideWhenUsed/>
    <w:rsid w:val="00D83957"/>
    <w:pPr>
      <w:ind w:left="849"/>
      <w:contextualSpacing/>
    </w:pPr>
  </w:style>
  <w:style w:type="paragraph" w:styleId="Listenfortsetzung4">
    <w:name w:val="List Continue 4"/>
    <w:basedOn w:val="Standard"/>
    <w:uiPriority w:val="99"/>
    <w:unhideWhenUsed/>
    <w:rsid w:val="00D83957"/>
    <w:pPr>
      <w:ind w:left="1132"/>
      <w:contextualSpacing/>
    </w:pPr>
  </w:style>
  <w:style w:type="paragraph" w:styleId="Listenfortsetzung5">
    <w:name w:val="List Continue 5"/>
    <w:basedOn w:val="Standard"/>
    <w:uiPriority w:val="99"/>
    <w:unhideWhenUsed/>
    <w:rsid w:val="00D83957"/>
    <w:pPr>
      <w:ind w:left="1415"/>
      <w:contextualSpacing/>
    </w:pPr>
  </w:style>
  <w:style w:type="paragraph" w:styleId="Liste">
    <w:name w:val="List"/>
    <w:basedOn w:val="Standard"/>
    <w:uiPriority w:val="99"/>
    <w:unhideWhenUsed/>
    <w:rsid w:val="00D83957"/>
    <w:pPr>
      <w:ind w:left="283" w:hanging="283"/>
      <w:contextualSpacing/>
    </w:pPr>
  </w:style>
  <w:style w:type="paragraph" w:styleId="Liste2">
    <w:name w:val="List 2"/>
    <w:basedOn w:val="Standard"/>
    <w:uiPriority w:val="99"/>
    <w:unhideWhenUsed/>
    <w:rsid w:val="00D83957"/>
    <w:pPr>
      <w:ind w:left="566" w:hanging="283"/>
      <w:contextualSpacing/>
    </w:pPr>
  </w:style>
  <w:style w:type="paragraph" w:styleId="Liste3">
    <w:name w:val="List 3"/>
    <w:basedOn w:val="Standard"/>
    <w:uiPriority w:val="99"/>
    <w:unhideWhenUsed/>
    <w:rsid w:val="00D83957"/>
    <w:pPr>
      <w:ind w:left="849" w:hanging="283"/>
      <w:contextualSpacing/>
    </w:pPr>
  </w:style>
  <w:style w:type="paragraph" w:styleId="Liste4">
    <w:name w:val="List 4"/>
    <w:basedOn w:val="Standard"/>
    <w:uiPriority w:val="99"/>
    <w:unhideWhenUsed/>
    <w:rsid w:val="00D83957"/>
    <w:pPr>
      <w:ind w:left="1132" w:hanging="283"/>
      <w:contextualSpacing/>
    </w:pPr>
  </w:style>
  <w:style w:type="paragraph" w:styleId="Liste5">
    <w:name w:val="List 5"/>
    <w:basedOn w:val="Standard"/>
    <w:uiPriority w:val="99"/>
    <w:unhideWhenUsed/>
    <w:rsid w:val="00D83957"/>
    <w:pPr>
      <w:ind w:left="1415" w:hanging="283"/>
      <w:contextualSpacing/>
    </w:pPr>
  </w:style>
  <w:style w:type="character" w:styleId="Hervorhebung">
    <w:name w:val="Emphasis"/>
    <w:basedOn w:val="Absatz-Standardschriftart"/>
    <w:uiPriority w:val="20"/>
    <w:qFormat/>
    <w:rsid w:val="00D83957"/>
    <w:rPr>
      <w:i/>
      <w:iCs/>
    </w:rPr>
  </w:style>
  <w:style w:type="paragraph" w:styleId="Fu-Endnotenberschrift">
    <w:name w:val="Note Heading"/>
    <w:basedOn w:val="Standard"/>
    <w:next w:val="Standard"/>
    <w:link w:val="Fu-EndnotenberschriftZchn"/>
    <w:uiPriority w:val="99"/>
    <w:unhideWhenUsed/>
    <w:rsid w:val="00D83957"/>
    <w:pPr>
      <w:spacing w:after="0" w:line="240" w:lineRule="auto"/>
    </w:pPr>
  </w:style>
  <w:style w:type="character" w:customStyle="1" w:styleId="Fu-EndnotenberschriftZchn">
    <w:name w:val="Fuß/-Endnotenüberschrift Zchn"/>
    <w:basedOn w:val="Absatz-Standardschriftart"/>
    <w:link w:val="Fu-Endnotenberschrift"/>
    <w:uiPriority w:val="99"/>
    <w:rsid w:val="00D83957"/>
    <w:rPr>
      <w:sz w:val="20"/>
    </w:rPr>
  </w:style>
  <w:style w:type="paragraph" w:styleId="Aufzhlungszeichen">
    <w:name w:val="List Bullet"/>
    <w:basedOn w:val="Standard"/>
    <w:uiPriority w:val="99"/>
    <w:unhideWhenUsed/>
    <w:rsid w:val="00D83957"/>
    <w:pPr>
      <w:numPr>
        <w:numId w:val="1"/>
      </w:numPr>
      <w:contextualSpacing/>
    </w:pPr>
  </w:style>
  <w:style w:type="paragraph" w:styleId="Aufzhlungszeichen2">
    <w:name w:val="List Bullet 2"/>
    <w:basedOn w:val="Standard"/>
    <w:uiPriority w:val="99"/>
    <w:unhideWhenUsed/>
    <w:rsid w:val="00D83957"/>
    <w:pPr>
      <w:numPr>
        <w:numId w:val="2"/>
      </w:numPr>
      <w:contextualSpacing/>
    </w:pPr>
  </w:style>
  <w:style w:type="paragraph" w:styleId="Aufzhlungszeichen3">
    <w:name w:val="List Bullet 3"/>
    <w:basedOn w:val="Standard"/>
    <w:uiPriority w:val="99"/>
    <w:unhideWhenUsed/>
    <w:rsid w:val="00D83957"/>
    <w:pPr>
      <w:numPr>
        <w:numId w:val="3"/>
      </w:numPr>
      <w:contextualSpacing/>
    </w:pPr>
  </w:style>
  <w:style w:type="paragraph" w:styleId="Aufzhlungszeichen4">
    <w:name w:val="List Bullet 4"/>
    <w:basedOn w:val="Standard"/>
    <w:uiPriority w:val="99"/>
    <w:unhideWhenUsed/>
    <w:rsid w:val="00D83957"/>
    <w:pPr>
      <w:numPr>
        <w:numId w:val="4"/>
      </w:numPr>
      <w:contextualSpacing/>
    </w:pPr>
  </w:style>
  <w:style w:type="paragraph" w:styleId="Aufzhlungszeichen5">
    <w:name w:val="List Bullet 5"/>
    <w:basedOn w:val="Standard"/>
    <w:uiPriority w:val="99"/>
    <w:unhideWhenUsed/>
    <w:rsid w:val="00D83957"/>
    <w:pPr>
      <w:numPr>
        <w:numId w:val="5"/>
      </w:numPr>
      <w:contextualSpacing/>
    </w:pPr>
  </w:style>
  <w:style w:type="paragraph" w:styleId="StandardWeb">
    <w:name w:val="Normal (Web)"/>
    <w:basedOn w:val="Standard"/>
    <w:uiPriority w:val="99"/>
    <w:semiHidden/>
    <w:unhideWhenUsed/>
    <w:rsid w:val="00D83957"/>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BesuchterLink">
    <w:name w:val="FollowedHyperlink"/>
    <w:basedOn w:val="Absatz-Standardschriftart"/>
    <w:uiPriority w:val="99"/>
    <w:semiHidden/>
    <w:unhideWhenUsed/>
    <w:rsid w:val="00D83957"/>
    <w:rPr>
      <w:color w:val="800080" w:themeColor="followedHyperlink"/>
      <w:u w:val="single"/>
    </w:rPr>
  </w:style>
  <w:style w:type="character" w:customStyle="1" w:styleId="ListenabsatzZchn">
    <w:name w:val="Listenabsatz Zchn"/>
    <w:basedOn w:val="Absatz-Standardschriftart"/>
    <w:link w:val="Listenabsatz"/>
    <w:uiPriority w:val="34"/>
    <w:rsid w:val="003A19CC"/>
  </w:style>
  <w:style w:type="paragraph" w:styleId="Listennummer">
    <w:name w:val="List Number"/>
    <w:basedOn w:val="Standard"/>
    <w:uiPriority w:val="99"/>
    <w:unhideWhenUsed/>
    <w:rsid w:val="00D83957"/>
    <w:pPr>
      <w:numPr>
        <w:numId w:val="7"/>
      </w:numPr>
      <w:contextualSpacing/>
    </w:pPr>
  </w:style>
  <w:style w:type="table" w:customStyle="1" w:styleId="SVA-Gitter">
    <w:name w:val="SVA - Gitter"/>
    <w:basedOn w:val="NormaleTabelle"/>
    <w:uiPriority w:val="99"/>
    <w:rsid w:val="00D83957"/>
    <w:pPr>
      <w:spacing w:after="0" w:line="240" w:lineRule="auto"/>
    </w:pPr>
    <w:rPr>
      <w:sz w:val="20"/>
    </w:rPr>
    <w:tblPr>
      <w:tblStyleRowBandSize w:val="1"/>
      <w:tblStyleColBandSize w:val="1"/>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85" w:type="dxa"/>
        <w:left w:w="57" w:type="dxa"/>
        <w:bottom w:w="85" w:type="dxa"/>
        <w:right w:w="57" w:type="dxa"/>
      </w:tblCellMar>
    </w:tblPr>
    <w:tcPr>
      <w:vAlign w:val="center"/>
    </w:tcPr>
    <w:tblStylePr w:type="firstRow">
      <w:rPr>
        <w:rFonts w:asciiTheme="minorHAnsi" w:hAnsiTheme="minorHAnsi"/>
        <w:b/>
        <w:sz w:val="20"/>
      </w:rPr>
      <w:tblPr/>
      <w:trPr>
        <w:tblHeader/>
      </w:trPr>
      <w:tcPr>
        <w:shd w:val="clear" w:color="auto" w:fill="D9D9D9" w:themeFill="background1" w:themeFillShade="D9"/>
      </w:tcPr>
    </w:tblStylePr>
    <w:tblStylePr w:type="lastRow">
      <w:rPr>
        <w:b/>
      </w:rPr>
    </w:tblStylePr>
    <w:tblStylePr w:type="firstCol">
      <w:rPr>
        <w:b/>
      </w:rPr>
    </w:tblStylePr>
    <w:tblStylePr w:type="lastCol">
      <w:rPr>
        <w:b/>
      </w:rPr>
    </w:tblStylePr>
    <w:tblStylePr w:type="band1Vert">
      <w:tblPr/>
      <w:tcPr>
        <w:tcBorders>
          <w:top w:val="single" w:sz="6" w:space="0" w:color="auto"/>
          <w:left w:val="single" w:sz="6" w:space="0" w:color="auto"/>
          <w:bottom w:val="single" w:sz="6" w:space="0" w:color="auto"/>
          <w:right w:val="single" w:sz="6" w:space="0" w:color="auto"/>
          <w:insideH w:val="nil"/>
          <w:insideV w:val="nil"/>
          <w:tl2br w:val="nil"/>
          <w:tr2bl w:val="nil"/>
        </w:tcBorders>
        <w:shd w:val="clear" w:color="auto" w:fill="EBEBEB"/>
      </w:tcPr>
    </w:tblStylePr>
    <w:tblStylePr w:type="band1Horz">
      <w:tblPr/>
      <w:tcPr>
        <w:shd w:val="clear" w:color="auto" w:fill="FFFFFF" w:themeFill="background1"/>
      </w:tcPr>
    </w:tblStylePr>
    <w:tblStylePr w:type="band2Horz">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EBEBEB"/>
      </w:tcPr>
    </w:tblStylePr>
  </w:style>
  <w:style w:type="table" w:styleId="HelleSchattierung-Akzent2">
    <w:name w:val="Light Shading Accent 2"/>
    <w:basedOn w:val="NormaleTabelle"/>
    <w:uiPriority w:val="60"/>
    <w:rsid w:val="00D83957"/>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SVAHyperlink">
    <w:name w:val="SVA Hyperlink"/>
    <w:basedOn w:val="Hyperlink"/>
    <w:uiPriority w:val="3"/>
    <w:qFormat/>
    <w:rsid w:val="00D83957"/>
    <w:rPr>
      <w:rFonts w:asciiTheme="minorHAnsi" w:hAnsiTheme="minorHAnsi"/>
      <w:color w:val="0000FF" w:themeColor="hyperlink"/>
      <w:sz w:val="20"/>
      <w:u w:val="single"/>
    </w:rPr>
  </w:style>
  <w:style w:type="character" w:styleId="Fett">
    <w:name w:val="Strong"/>
    <w:basedOn w:val="Absatz-Standardschriftart"/>
    <w:qFormat/>
    <w:rsid w:val="0022321F"/>
    <w:rPr>
      <w:b w:val="0"/>
      <w:bCs/>
    </w:rPr>
  </w:style>
  <w:style w:type="paragraph" w:customStyle="1" w:styleId="Graphiken">
    <w:name w:val="Graphiken"/>
    <w:basedOn w:val="Standard"/>
    <w:qFormat/>
    <w:rsid w:val="00D83957"/>
    <w:pPr>
      <w:spacing w:after="0" w:line="240" w:lineRule="auto"/>
      <w:jc w:val="center"/>
    </w:pPr>
    <w:rPr>
      <w:sz w:val="16"/>
    </w:rPr>
  </w:style>
  <w:style w:type="character" w:customStyle="1" w:styleId="Befehl">
    <w:name w:val="Befehl"/>
    <w:basedOn w:val="BefehlszeileZchn"/>
    <w:uiPriority w:val="1"/>
    <w:qFormat/>
    <w:rsid w:val="00D83957"/>
    <w:rPr>
      <w:rFonts w:ascii="Courier New" w:hAnsi="Courier New"/>
      <w:noProof/>
      <w:spacing w:val="20"/>
      <w:sz w:val="20"/>
      <w:bdr w:val="none" w:sz="0" w:space="0" w:color="auto"/>
      <w:shd w:val="clear" w:color="auto" w:fill="EAF1DD" w:themeFill="accent3" w:themeFillTint="33"/>
    </w:rPr>
  </w:style>
  <w:style w:type="character" w:customStyle="1" w:styleId="QuelltextZchn">
    <w:name w:val="Quelltext Zchn"/>
    <w:basedOn w:val="Absatz-Standardschriftart"/>
    <w:link w:val="Quelltext"/>
    <w:rsid w:val="00D83957"/>
    <w:rPr>
      <w:rFonts w:ascii="Courier New" w:hAnsi="Courier New"/>
      <w:noProof/>
      <w:sz w:val="16"/>
      <w:shd w:val="clear" w:color="auto" w:fill="EAF1DD" w:themeFill="accent3" w:themeFillTint="33"/>
    </w:rPr>
  </w:style>
  <w:style w:type="character" w:customStyle="1" w:styleId="BefehlszeileZchn">
    <w:name w:val="Befehlszeile Zchn"/>
    <w:basedOn w:val="QuelltextZchn"/>
    <w:link w:val="Befehlszeile"/>
    <w:rsid w:val="00D83957"/>
    <w:rPr>
      <w:rFonts w:ascii="Courier New" w:hAnsi="Courier New"/>
      <w:noProof/>
      <w:sz w:val="20"/>
      <w:shd w:val="clear" w:color="auto" w:fill="EAF1DD" w:themeFill="accent3" w:themeFillTint="33"/>
    </w:rPr>
  </w:style>
  <w:style w:type="paragraph" w:customStyle="1" w:styleId="TableText">
    <w:name w:val="Table Text"/>
    <w:basedOn w:val="Standard"/>
    <w:link w:val="TableTextChar"/>
    <w:qFormat/>
    <w:rsid w:val="00D83957"/>
    <w:pPr>
      <w:tabs>
        <w:tab w:val="center" w:pos="4320"/>
        <w:tab w:val="center" w:pos="8280"/>
      </w:tabs>
      <w:spacing w:before="40" w:after="20" w:line="240" w:lineRule="auto"/>
    </w:pPr>
    <w:rPr>
      <w:rFonts w:ascii="Arial" w:eastAsia="Times New Roman" w:hAnsi="Arial" w:cs="Times New Roman"/>
      <w:sz w:val="18"/>
      <w:szCs w:val="24"/>
      <w:lang w:val="en-US"/>
    </w:rPr>
  </w:style>
  <w:style w:type="character" w:customStyle="1" w:styleId="TableTextChar">
    <w:name w:val="Table Text Char"/>
    <w:link w:val="TableText"/>
    <w:locked/>
    <w:rsid w:val="00D83957"/>
    <w:rPr>
      <w:rFonts w:ascii="Arial" w:eastAsia="Times New Roman" w:hAnsi="Arial" w:cs="Times New Roman"/>
      <w:sz w:val="18"/>
      <w:szCs w:val="24"/>
      <w:lang w:val="en-US"/>
    </w:rPr>
  </w:style>
  <w:style w:type="paragraph" w:customStyle="1" w:styleId="NormalBullet1">
    <w:name w:val="Normal Bullet 1"/>
    <w:basedOn w:val="Standard"/>
    <w:link w:val="NormalBullet1CharChar"/>
    <w:rsid w:val="00D83957"/>
    <w:pPr>
      <w:spacing w:before="20" w:after="20" w:line="240" w:lineRule="auto"/>
      <w:ind w:left="453" w:hanging="340"/>
    </w:pPr>
    <w:rPr>
      <w:rFonts w:ascii="Arial" w:eastAsia="Times New Roman" w:hAnsi="Arial" w:cs="Arial"/>
      <w:snapToGrid w:val="0"/>
      <w:color w:val="000000"/>
      <w:lang w:eastAsia="de-DE"/>
    </w:rPr>
  </w:style>
  <w:style w:type="character" w:customStyle="1" w:styleId="NormalBullet1CharChar">
    <w:name w:val="Normal Bullet 1 Char Char"/>
    <w:link w:val="NormalBullet1"/>
    <w:rsid w:val="00D83957"/>
    <w:rPr>
      <w:rFonts w:ascii="Arial" w:eastAsia="Times New Roman" w:hAnsi="Arial" w:cs="Arial"/>
      <w:snapToGrid w:val="0"/>
      <w:color w:val="000000"/>
      <w:lang w:eastAsia="de-DE"/>
    </w:rPr>
  </w:style>
  <w:style w:type="paragraph" w:styleId="Textkrper">
    <w:name w:val="Body Text"/>
    <w:basedOn w:val="Standard"/>
    <w:link w:val="TextkrperZchn"/>
    <w:qFormat/>
    <w:rsid w:val="00D83957"/>
    <w:pPr>
      <w:spacing w:before="60" w:line="240" w:lineRule="auto"/>
      <w:ind w:left="576"/>
    </w:pPr>
    <w:rPr>
      <w:rFonts w:ascii="Arial" w:eastAsia="Times New Roman" w:hAnsi="Arial" w:cs="Times New Roman"/>
      <w:szCs w:val="24"/>
      <w:lang w:val="en-US"/>
    </w:rPr>
  </w:style>
  <w:style w:type="character" w:customStyle="1" w:styleId="TextkrperZchn">
    <w:name w:val="Textkörper Zchn"/>
    <w:basedOn w:val="Absatz-Standardschriftart"/>
    <w:link w:val="Textkrper"/>
    <w:rsid w:val="00D83957"/>
    <w:rPr>
      <w:rFonts w:ascii="Arial" w:eastAsia="Times New Roman" w:hAnsi="Arial" w:cs="Times New Roman"/>
      <w:sz w:val="20"/>
      <w:szCs w:val="24"/>
      <w:lang w:val="en-US"/>
    </w:rPr>
  </w:style>
  <w:style w:type="paragraph" w:styleId="NurText">
    <w:name w:val="Plain Text"/>
    <w:basedOn w:val="Standard"/>
    <w:link w:val="NurTextZchn"/>
    <w:uiPriority w:val="99"/>
    <w:qFormat/>
    <w:rsid w:val="00D83957"/>
    <w:pPr>
      <w:spacing w:after="0" w:line="240" w:lineRule="auto"/>
    </w:pPr>
    <w:rPr>
      <w:rFonts w:ascii="Consolas" w:eastAsia="Times New Roman" w:hAnsi="Consolas" w:cs="Consolas"/>
      <w:color w:val="000000"/>
      <w:szCs w:val="21"/>
      <w:lang w:val="en-US" w:eastAsia="de-DE"/>
    </w:rPr>
  </w:style>
  <w:style w:type="character" w:customStyle="1" w:styleId="NurTextZchn">
    <w:name w:val="Nur Text Zchn"/>
    <w:basedOn w:val="Absatz-Standardschriftart"/>
    <w:link w:val="NurText"/>
    <w:uiPriority w:val="99"/>
    <w:rsid w:val="00D83957"/>
    <w:rPr>
      <w:rFonts w:ascii="Consolas" w:eastAsia="Times New Roman" w:hAnsi="Consolas" w:cs="Consolas"/>
      <w:color w:val="000000"/>
      <w:sz w:val="20"/>
      <w:szCs w:val="21"/>
      <w:lang w:val="en-US" w:eastAsia="de-DE"/>
    </w:rPr>
  </w:style>
  <w:style w:type="paragraph" w:customStyle="1" w:styleId="Default">
    <w:name w:val="Default"/>
    <w:rsid w:val="00D83957"/>
    <w:pPr>
      <w:autoSpaceDE w:val="0"/>
      <w:autoSpaceDN w:val="0"/>
      <w:adjustRightInd w:val="0"/>
      <w:spacing w:after="0" w:line="240" w:lineRule="auto"/>
    </w:pPr>
    <w:rPr>
      <w:rFonts w:ascii="Calibri" w:eastAsia="Times New Roman" w:hAnsi="Calibri" w:cs="Calibri"/>
      <w:color w:val="000000"/>
      <w:sz w:val="24"/>
      <w:szCs w:val="24"/>
      <w:lang w:eastAsia="de-DE"/>
    </w:rPr>
  </w:style>
  <w:style w:type="paragraph" w:styleId="Untertitel">
    <w:name w:val="Subtitle"/>
    <w:basedOn w:val="Standard"/>
    <w:next w:val="Standard"/>
    <w:link w:val="UntertitelZchn"/>
    <w:uiPriority w:val="11"/>
    <w:rsid w:val="00D83957"/>
    <w:pPr>
      <w:numPr>
        <w:ilvl w:val="1"/>
      </w:numPr>
    </w:pPr>
    <w:rPr>
      <w:rFonts w:asciiTheme="majorHAnsi" w:eastAsiaTheme="majorEastAsia" w:hAnsiTheme="majorHAnsi" w:cstheme="majorBidi"/>
      <w:iCs/>
      <w:color w:val="4F81BD" w:themeColor="accent1"/>
      <w:spacing w:val="15"/>
      <w:sz w:val="48"/>
      <w:szCs w:val="24"/>
    </w:rPr>
  </w:style>
  <w:style w:type="character" w:customStyle="1" w:styleId="UntertitelZchn">
    <w:name w:val="Untertitel Zchn"/>
    <w:basedOn w:val="Absatz-Standardschriftart"/>
    <w:link w:val="Untertitel"/>
    <w:uiPriority w:val="11"/>
    <w:rsid w:val="00D83957"/>
    <w:rPr>
      <w:rFonts w:asciiTheme="majorHAnsi" w:eastAsiaTheme="majorEastAsia" w:hAnsiTheme="majorHAnsi" w:cstheme="majorBidi"/>
      <w:iCs/>
      <w:color w:val="4F81BD" w:themeColor="accent1"/>
      <w:spacing w:val="15"/>
      <w:sz w:val="48"/>
      <w:szCs w:val="24"/>
    </w:rPr>
  </w:style>
  <w:style w:type="paragraph" w:customStyle="1" w:styleId="RackDisaster">
    <w:name w:val="Rack Disaster"/>
    <w:rsid w:val="00D83957"/>
    <w:rPr>
      <w:rFonts w:eastAsiaTheme="minorEastAsia" w:cs="Times New Roman"/>
      <w:sz w:val="3276"/>
      <w:szCs w:val="3276"/>
      <w:lang w:eastAsia="de-DE"/>
    </w:rPr>
  </w:style>
  <w:style w:type="paragraph" w:customStyle="1" w:styleId="RackBackup">
    <w:name w:val="Rack Backup"/>
    <w:rsid w:val="00D83957"/>
    <w:rPr>
      <w:sz w:val="20"/>
    </w:rPr>
  </w:style>
  <w:style w:type="paragraph" w:customStyle="1" w:styleId="RackProduktion">
    <w:name w:val="Rack Produktion"/>
    <w:rsid w:val="00D83957"/>
    <w:rPr>
      <w:rFonts w:eastAsiaTheme="minorEastAsia" w:cs="Times New Roman"/>
      <w:sz w:val="3276"/>
      <w:szCs w:val="3276"/>
      <w:lang w:eastAsia="de-DE"/>
    </w:rPr>
  </w:style>
  <w:style w:type="paragraph" w:styleId="Verzeichnis6">
    <w:name w:val="toc 6"/>
    <w:basedOn w:val="Standard"/>
    <w:next w:val="Standard"/>
    <w:autoRedefine/>
    <w:uiPriority w:val="39"/>
    <w:unhideWhenUsed/>
    <w:rsid w:val="00D83957"/>
    <w:pPr>
      <w:spacing w:after="100"/>
      <w:ind w:left="1100"/>
    </w:pPr>
    <w:rPr>
      <w:rFonts w:eastAsiaTheme="minorEastAsia"/>
      <w:lang w:eastAsia="de-DE"/>
    </w:rPr>
  </w:style>
  <w:style w:type="paragraph" w:styleId="Verzeichnis7">
    <w:name w:val="toc 7"/>
    <w:basedOn w:val="Standard"/>
    <w:next w:val="Standard"/>
    <w:autoRedefine/>
    <w:uiPriority w:val="39"/>
    <w:unhideWhenUsed/>
    <w:rsid w:val="00D83957"/>
    <w:pPr>
      <w:spacing w:after="100"/>
      <w:ind w:left="1320"/>
    </w:pPr>
    <w:rPr>
      <w:rFonts w:eastAsiaTheme="minorEastAsia"/>
      <w:lang w:eastAsia="de-DE"/>
    </w:rPr>
  </w:style>
  <w:style w:type="paragraph" w:styleId="Verzeichnis8">
    <w:name w:val="toc 8"/>
    <w:basedOn w:val="Standard"/>
    <w:next w:val="Standard"/>
    <w:autoRedefine/>
    <w:uiPriority w:val="39"/>
    <w:unhideWhenUsed/>
    <w:rsid w:val="00D83957"/>
    <w:pPr>
      <w:spacing w:after="100"/>
      <w:ind w:left="1540"/>
    </w:pPr>
    <w:rPr>
      <w:rFonts w:eastAsiaTheme="minorEastAsia"/>
      <w:lang w:eastAsia="de-DE"/>
    </w:rPr>
  </w:style>
  <w:style w:type="paragraph" w:styleId="Verzeichnis9">
    <w:name w:val="toc 9"/>
    <w:basedOn w:val="Standard"/>
    <w:next w:val="Standard"/>
    <w:autoRedefine/>
    <w:uiPriority w:val="39"/>
    <w:unhideWhenUsed/>
    <w:rsid w:val="00D83957"/>
    <w:pPr>
      <w:spacing w:after="100"/>
      <w:ind w:left="1760"/>
    </w:pPr>
    <w:rPr>
      <w:rFonts w:eastAsiaTheme="minorEastAsia"/>
      <w:lang w:eastAsia="de-DE"/>
    </w:rPr>
  </w:style>
  <w:style w:type="table" w:styleId="HelleSchattierung-Akzent1">
    <w:name w:val="Light Shading Accent 1"/>
    <w:basedOn w:val="NormaleTabelle"/>
    <w:uiPriority w:val="60"/>
    <w:rsid w:val="00D83957"/>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VA-GitterBlau">
    <w:name w:val="SVA - Gitter Blau"/>
    <w:basedOn w:val="NormaleTabelle"/>
    <w:uiPriority w:val="99"/>
    <w:rsid w:val="004C0D5D"/>
    <w:pPr>
      <w:keepLines/>
      <w:spacing w:before="40" w:after="4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shd w:val="clear" w:color="auto" w:fill="FFFFFF" w:themeFill="background1"/>
      <w:vAlign w:val="center"/>
    </w:tcPr>
    <w:tblStylePr w:type="firstRow">
      <w:pPr>
        <w:keepNext/>
        <w:wordWrap/>
        <w:spacing w:beforeLines="0" w:before="120" w:beforeAutospacing="0" w:afterLines="0" w:after="120" w:afterAutospacing="0" w:line="240" w:lineRule="auto"/>
        <w:jc w:val="left"/>
      </w:pPr>
      <w:rPr>
        <w:b/>
      </w:rPr>
      <w:tblPr/>
      <w:tcPr>
        <w:shd w:val="clear" w:color="auto" w:fill="9FB6DE"/>
      </w:tcPr>
    </w:tblStylePr>
    <w:tblStylePr w:type="lastRow">
      <w:pPr>
        <w:keepNext/>
        <w:wordWrap/>
      </w:pPr>
      <w:rPr>
        <w:b/>
      </w:rPr>
    </w:tblStylePr>
    <w:tblStylePr w:type="firstCol">
      <w:rPr>
        <w:b w:val="0"/>
      </w:rPr>
    </w:tblStylePr>
    <w:tblStylePr w:type="lastCol">
      <w:rPr>
        <w:b/>
      </w:rPr>
    </w:tblStylePr>
    <w:tblStylePr w:type="band2Vert">
      <w:tblPr/>
      <w:tcPr>
        <w:shd w:val="clear" w:color="auto" w:fill="DFE8F5"/>
      </w:tcPr>
    </w:tblStylePr>
    <w:tblStylePr w:type="band2Horz">
      <w:tblPr/>
      <w:tcPr>
        <w:shd w:val="clear" w:color="auto" w:fill="DFE8F5"/>
      </w:tcPr>
    </w:tblStylePr>
  </w:style>
  <w:style w:type="paragraph" w:styleId="Funotentext">
    <w:name w:val="footnote text"/>
    <w:basedOn w:val="Standard"/>
    <w:link w:val="FunotentextZchn"/>
    <w:semiHidden/>
    <w:rsid w:val="004C2B94"/>
    <w:pPr>
      <w:spacing w:after="0" w:line="240" w:lineRule="auto"/>
      <w:ind w:left="1134"/>
      <w:jc w:val="both"/>
    </w:pPr>
    <w:rPr>
      <w:rFonts w:ascii="Arial" w:eastAsia="Times New Roman" w:hAnsi="Arial" w:cs="Times New Roman"/>
      <w:sz w:val="20"/>
      <w:szCs w:val="20"/>
      <w:lang w:eastAsia="de-DE"/>
    </w:rPr>
  </w:style>
  <w:style w:type="character" w:customStyle="1" w:styleId="FunotentextZchn">
    <w:name w:val="Fußnotentext Zchn"/>
    <w:basedOn w:val="Absatz-Standardschriftart"/>
    <w:link w:val="Funotentext"/>
    <w:semiHidden/>
    <w:rsid w:val="004C2B94"/>
    <w:rPr>
      <w:rFonts w:ascii="Arial" w:eastAsia="Times New Roman" w:hAnsi="Arial" w:cs="Times New Roman"/>
      <w:sz w:val="20"/>
      <w:szCs w:val="20"/>
      <w:lang w:eastAsia="de-DE"/>
    </w:rPr>
  </w:style>
  <w:style w:type="character" w:styleId="Funotenzeichen">
    <w:name w:val="footnote reference"/>
    <w:semiHidden/>
    <w:rsid w:val="004C2B94"/>
    <w:rPr>
      <w:vertAlign w:val="superscript"/>
    </w:rPr>
  </w:style>
  <w:style w:type="paragraph" w:customStyle="1" w:styleId="Aufzhlung1">
    <w:name w:val="Aufzählung 1"/>
    <w:basedOn w:val="Standard"/>
    <w:rsid w:val="004C2B94"/>
    <w:pPr>
      <w:numPr>
        <w:numId w:val="8"/>
      </w:numPr>
      <w:spacing w:before="120" w:after="0" w:line="336" w:lineRule="auto"/>
      <w:jc w:val="both"/>
    </w:pPr>
    <w:rPr>
      <w:rFonts w:ascii="Arial" w:eastAsia="Times New Roman" w:hAnsi="Arial" w:cs="Times New Roman"/>
      <w:sz w:val="20"/>
      <w:szCs w:val="24"/>
      <w:lang w:eastAsia="de-DE"/>
    </w:rPr>
  </w:style>
  <w:style w:type="table" w:styleId="Listentabelle1hellAkzent6">
    <w:name w:val="List Table 1 Light Accent 6"/>
    <w:basedOn w:val="NormaleTabelle"/>
    <w:uiPriority w:val="46"/>
    <w:rsid w:val="004C2B94"/>
    <w:pPr>
      <w:spacing w:after="0" w:line="240" w:lineRule="auto"/>
    </w:pPr>
    <w:rPr>
      <w:rFonts w:ascii="Times New Roman" w:eastAsia="Times New Roman" w:hAnsi="Times New Roman" w:cs="Times New Roman"/>
      <w:sz w:val="20"/>
      <w:szCs w:val="20"/>
      <w:lang w:eastAsia="de-DE"/>
    </w:r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Kommentarzeichen">
    <w:name w:val="annotation reference"/>
    <w:basedOn w:val="Absatz-Standardschriftart"/>
    <w:uiPriority w:val="99"/>
    <w:semiHidden/>
    <w:unhideWhenUsed/>
    <w:rsid w:val="004561BE"/>
    <w:rPr>
      <w:sz w:val="16"/>
      <w:szCs w:val="16"/>
    </w:rPr>
  </w:style>
  <w:style w:type="paragraph" w:styleId="Kommentartext">
    <w:name w:val="annotation text"/>
    <w:basedOn w:val="Standard"/>
    <w:link w:val="KommentartextZchn"/>
    <w:uiPriority w:val="99"/>
    <w:semiHidden/>
    <w:unhideWhenUsed/>
    <w:rsid w:val="004561B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561BE"/>
    <w:rPr>
      <w:sz w:val="20"/>
      <w:szCs w:val="20"/>
    </w:rPr>
  </w:style>
  <w:style w:type="paragraph" w:styleId="Kommentarthema">
    <w:name w:val="annotation subject"/>
    <w:basedOn w:val="Kommentartext"/>
    <w:next w:val="Kommentartext"/>
    <w:link w:val="KommentarthemaZchn"/>
    <w:uiPriority w:val="99"/>
    <w:semiHidden/>
    <w:unhideWhenUsed/>
    <w:rsid w:val="004561BE"/>
    <w:rPr>
      <w:b/>
      <w:bCs/>
    </w:rPr>
  </w:style>
  <w:style w:type="character" w:customStyle="1" w:styleId="KommentarthemaZchn">
    <w:name w:val="Kommentarthema Zchn"/>
    <w:basedOn w:val="KommentartextZchn"/>
    <w:link w:val="Kommentarthema"/>
    <w:uiPriority w:val="99"/>
    <w:semiHidden/>
    <w:rsid w:val="004561BE"/>
    <w:rPr>
      <w:b/>
      <w:bCs/>
      <w:sz w:val="20"/>
      <w:szCs w:val="20"/>
    </w:rPr>
  </w:style>
  <w:style w:type="paragraph" w:customStyle="1" w:styleId="berschrift1Kapitel">
    <w:name w:val="Überschrift 1 Kapitel"/>
    <w:basedOn w:val="Standard"/>
    <w:next w:val="Standard"/>
    <w:rsid w:val="004974A3"/>
    <w:pPr>
      <w:keepNext/>
      <w:pageBreakBefore/>
      <w:shd w:val="clear" w:color="auto" w:fill="B6BECE"/>
      <w:tabs>
        <w:tab w:val="num" w:pos="2268"/>
      </w:tabs>
      <w:spacing w:before="240" w:after="240" w:line="240" w:lineRule="auto"/>
      <w:ind w:left="2268" w:hanging="2268"/>
      <w:jc w:val="both"/>
      <w:outlineLvl w:val="0"/>
    </w:pPr>
    <w:rPr>
      <w:rFonts w:ascii="Arial Black" w:eastAsia="Times New Roman" w:hAnsi="Arial Black" w:cs="Arial"/>
      <w:b/>
      <w:bCs/>
      <w:kern w:val="32"/>
      <w:sz w:val="36"/>
      <w:szCs w:val="32"/>
      <w:lang w:eastAsia="de-DE"/>
    </w:rPr>
  </w:style>
  <w:style w:type="numbering" w:customStyle="1" w:styleId="Auflistung">
    <w:name w:val="Auflistung"/>
    <w:basedOn w:val="KeineListe"/>
    <w:uiPriority w:val="99"/>
    <w:rsid w:val="004974A3"/>
    <w:pPr>
      <w:numPr>
        <w:numId w:val="9"/>
      </w:numPr>
    </w:pPr>
  </w:style>
  <w:style w:type="table" w:customStyle="1" w:styleId="BDG-Leistung1">
    <w:name w:val="BDG-Leistung1"/>
    <w:basedOn w:val="NormaleTabelle"/>
    <w:next w:val="NormaleTabelle"/>
    <w:uiPriority w:val="49"/>
    <w:rsid w:val="00307796"/>
    <w:pPr>
      <w:spacing w:after="0" w:line="240" w:lineRule="auto"/>
    </w:pPr>
    <w:rPr>
      <w:rFonts w:ascii="Arial" w:eastAsia="Calibri" w:hAnsi="Arial" w:cs="Times New Roman"/>
    </w:rPr>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blStylePr w:type="firstRow">
      <w:rPr>
        <w:b/>
        <w:bCs/>
        <w:color w:val="FFFFFF"/>
      </w:rPr>
      <w:tblPr/>
      <w:tcPr>
        <w:shd w:val="clear" w:color="auto" w:fill="1F4E79"/>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F2F2F2" w:themeFill="background1" w:themeFillShade="F2"/>
      </w:tcPr>
    </w:tblStylePr>
  </w:style>
  <w:style w:type="paragraph" w:customStyle="1" w:styleId="TabelleHeadline">
    <w:name w:val="Tabelle Headline"/>
    <w:basedOn w:val="Standard"/>
    <w:rsid w:val="00CF745E"/>
    <w:pPr>
      <w:spacing w:before="60" w:after="60" w:line="240" w:lineRule="auto"/>
      <w:ind w:left="57"/>
      <w:jc w:val="both"/>
    </w:pPr>
    <w:rPr>
      <w:rFonts w:ascii="Arial Black" w:eastAsia="Times New Roman" w:hAnsi="Arial Black" w:cs="Times New Roman"/>
      <w:sz w:val="20"/>
      <w:szCs w:val="24"/>
      <w:lang w:val="en-US" w:eastAsia="de-DE"/>
    </w:rPr>
  </w:style>
  <w:style w:type="table" w:styleId="MittlereSchattierung1-Akzent6">
    <w:name w:val="Medium Shading 1 Accent 6"/>
    <w:basedOn w:val="NormaleTabelle"/>
    <w:uiPriority w:val="63"/>
    <w:rsid w:val="00CF745E"/>
    <w:pPr>
      <w:spacing w:after="0" w:line="240" w:lineRule="auto"/>
    </w:pPr>
    <w:rPr>
      <w:rFonts w:ascii="Times New Roman" w:eastAsia="Times New Roman" w:hAnsi="Times New Roman" w:cs="Times New Roman"/>
      <w:sz w:val="20"/>
      <w:szCs w:val="20"/>
      <w:lang w:eastAsia="de-DE"/>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itternetztabelle2Akzent1">
    <w:name w:val="Grid Table 2 Accent 1"/>
    <w:basedOn w:val="NormaleTabelle"/>
    <w:uiPriority w:val="47"/>
    <w:rsid w:val="00CF745E"/>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st">
    <w:name w:val="st"/>
    <w:basedOn w:val="Absatz-Standardschriftart"/>
    <w:rsid w:val="00931204"/>
  </w:style>
  <w:style w:type="paragraph" w:customStyle="1" w:styleId="Tabelleberschrift">
    <w:name w:val="Tabelle Überschrift"/>
    <w:basedOn w:val="Standard"/>
    <w:rsid w:val="00830481"/>
    <w:pPr>
      <w:spacing w:before="60" w:after="60" w:line="240" w:lineRule="auto"/>
      <w:ind w:left="57"/>
      <w:jc w:val="both"/>
    </w:pPr>
    <w:rPr>
      <w:rFonts w:ascii="Arial" w:eastAsia="Times New Roman" w:hAnsi="Arial" w:cs="Times New Roman"/>
      <w:b/>
      <w:color w:val="FFFFFF"/>
      <w:sz w:val="24"/>
      <w:szCs w:val="20"/>
      <w:lang w:eastAsia="de-DE"/>
    </w:rPr>
  </w:style>
  <w:style w:type="paragraph" w:styleId="berarbeitung">
    <w:name w:val="Revision"/>
    <w:hidden/>
    <w:uiPriority w:val="99"/>
    <w:semiHidden/>
    <w:rsid w:val="008F7E3E"/>
    <w:pPr>
      <w:spacing w:after="0" w:line="240" w:lineRule="auto"/>
    </w:pPr>
  </w:style>
  <w:style w:type="table" w:styleId="Gitternetztabelle4Akzent1">
    <w:name w:val="Grid Table 4 Accent 1"/>
    <w:basedOn w:val="NormaleTabelle"/>
    <w:uiPriority w:val="49"/>
    <w:rsid w:val="009773A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tgc">
    <w:name w:val="_tgc"/>
    <w:basedOn w:val="Absatz-Standardschriftart"/>
    <w:rsid w:val="005F2D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158602">
      <w:bodyDiv w:val="1"/>
      <w:marLeft w:val="0"/>
      <w:marRight w:val="0"/>
      <w:marTop w:val="0"/>
      <w:marBottom w:val="0"/>
      <w:divBdr>
        <w:top w:val="none" w:sz="0" w:space="0" w:color="auto"/>
        <w:left w:val="none" w:sz="0" w:space="0" w:color="auto"/>
        <w:bottom w:val="none" w:sz="0" w:space="0" w:color="auto"/>
        <w:right w:val="none" w:sz="0" w:space="0" w:color="auto"/>
      </w:divBdr>
    </w:div>
    <w:div w:id="329065570">
      <w:bodyDiv w:val="1"/>
      <w:marLeft w:val="0"/>
      <w:marRight w:val="0"/>
      <w:marTop w:val="0"/>
      <w:marBottom w:val="0"/>
      <w:divBdr>
        <w:top w:val="none" w:sz="0" w:space="0" w:color="auto"/>
        <w:left w:val="none" w:sz="0" w:space="0" w:color="auto"/>
        <w:bottom w:val="none" w:sz="0" w:space="0" w:color="auto"/>
        <w:right w:val="none" w:sz="0" w:space="0" w:color="auto"/>
      </w:divBdr>
    </w:div>
    <w:div w:id="477042278">
      <w:bodyDiv w:val="1"/>
      <w:marLeft w:val="0"/>
      <w:marRight w:val="0"/>
      <w:marTop w:val="0"/>
      <w:marBottom w:val="0"/>
      <w:divBdr>
        <w:top w:val="none" w:sz="0" w:space="0" w:color="auto"/>
        <w:left w:val="none" w:sz="0" w:space="0" w:color="auto"/>
        <w:bottom w:val="none" w:sz="0" w:space="0" w:color="auto"/>
        <w:right w:val="none" w:sz="0" w:space="0" w:color="auto"/>
      </w:divBdr>
    </w:div>
    <w:div w:id="528110929">
      <w:bodyDiv w:val="1"/>
      <w:marLeft w:val="0"/>
      <w:marRight w:val="0"/>
      <w:marTop w:val="0"/>
      <w:marBottom w:val="0"/>
      <w:divBdr>
        <w:top w:val="none" w:sz="0" w:space="0" w:color="auto"/>
        <w:left w:val="none" w:sz="0" w:space="0" w:color="auto"/>
        <w:bottom w:val="none" w:sz="0" w:space="0" w:color="auto"/>
        <w:right w:val="none" w:sz="0" w:space="0" w:color="auto"/>
      </w:divBdr>
    </w:div>
    <w:div w:id="654378041">
      <w:bodyDiv w:val="1"/>
      <w:marLeft w:val="0"/>
      <w:marRight w:val="0"/>
      <w:marTop w:val="0"/>
      <w:marBottom w:val="0"/>
      <w:divBdr>
        <w:top w:val="none" w:sz="0" w:space="0" w:color="auto"/>
        <w:left w:val="none" w:sz="0" w:space="0" w:color="auto"/>
        <w:bottom w:val="none" w:sz="0" w:space="0" w:color="auto"/>
        <w:right w:val="none" w:sz="0" w:space="0" w:color="auto"/>
      </w:divBdr>
    </w:div>
    <w:div w:id="723914782">
      <w:bodyDiv w:val="1"/>
      <w:marLeft w:val="0"/>
      <w:marRight w:val="0"/>
      <w:marTop w:val="0"/>
      <w:marBottom w:val="0"/>
      <w:divBdr>
        <w:top w:val="none" w:sz="0" w:space="0" w:color="auto"/>
        <w:left w:val="none" w:sz="0" w:space="0" w:color="auto"/>
        <w:bottom w:val="none" w:sz="0" w:space="0" w:color="auto"/>
        <w:right w:val="none" w:sz="0" w:space="0" w:color="auto"/>
      </w:divBdr>
    </w:div>
    <w:div w:id="733044677">
      <w:bodyDiv w:val="1"/>
      <w:marLeft w:val="0"/>
      <w:marRight w:val="0"/>
      <w:marTop w:val="0"/>
      <w:marBottom w:val="0"/>
      <w:divBdr>
        <w:top w:val="none" w:sz="0" w:space="0" w:color="auto"/>
        <w:left w:val="none" w:sz="0" w:space="0" w:color="auto"/>
        <w:bottom w:val="none" w:sz="0" w:space="0" w:color="auto"/>
        <w:right w:val="none" w:sz="0" w:space="0" w:color="auto"/>
      </w:divBdr>
    </w:div>
    <w:div w:id="776604172">
      <w:bodyDiv w:val="1"/>
      <w:marLeft w:val="0"/>
      <w:marRight w:val="0"/>
      <w:marTop w:val="0"/>
      <w:marBottom w:val="0"/>
      <w:divBdr>
        <w:top w:val="none" w:sz="0" w:space="0" w:color="auto"/>
        <w:left w:val="none" w:sz="0" w:space="0" w:color="auto"/>
        <w:bottom w:val="none" w:sz="0" w:space="0" w:color="auto"/>
        <w:right w:val="none" w:sz="0" w:space="0" w:color="auto"/>
      </w:divBdr>
      <w:divsChild>
        <w:div w:id="1710257909">
          <w:marLeft w:val="0"/>
          <w:marRight w:val="0"/>
          <w:marTop w:val="0"/>
          <w:marBottom w:val="0"/>
          <w:divBdr>
            <w:top w:val="none" w:sz="0" w:space="0" w:color="auto"/>
            <w:left w:val="none" w:sz="0" w:space="0" w:color="auto"/>
            <w:bottom w:val="none" w:sz="0" w:space="0" w:color="auto"/>
            <w:right w:val="none" w:sz="0" w:space="0" w:color="auto"/>
          </w:divBdr>
          <w:divsChild>
            <w:div w:id="1527328485">
              <w:marLeft w:val="0"/>
              <w:marRight w:val="0"/>
              <w:marTop w:val="0"/>
              <w:marBottom w:val="0"/>
              <w:divBdr>
                <w:top w:val="none" w:sz="0" w:space="0" w:color="auto"/>
                <w:left w:val="none" w:sz="0" w:space="0" w:color="auto"/>
                <w:bottom w:val="none" w:sz="0" w:space="0" w:color="auto"/>
                <w:right w:val="none" w:sz="0" w:space="0" w:color="auto"/>
              </w:divBdr>
            </w:div>
            <w:div w:id="451754734">
              <w:marLeft w:val="0"/>
              <w:marRight w:val="0"/>
              <w:marTop w:val="0"/>
              <w:marBottom w:val="0"/>
              <w:divBdr>
                <w:top w:val="none" w:sz="0" w:space="0" w:color="auto"/>
                <w:left w:val="none" w:sz="0" w:space="0" w:color="auto"/>
                <w:bottom w:val="none" w:sz="0" w:space="0" w:color="auto"/>
                <w:right w:val="none" w:sz="0" w:space="0" w:color="auto"/>
              </w:divBdr>
            </w:div>
            <w:div w:id="1643387262">
              <w:marLeft w:val="0"/>
              <w:marRight w:val="0"/>
              <w:marTop w:val="0"/>
              <w:marBottom w:val="0"/>
              <w:divBdr>
                <w:top w:val="none" w:sz="0" w:space="0" w:color="auto"/>
                <w:left w:val="none" w:sz="0" w:space="0" w:color="auto"/>
                <w:bottom w:val="none" w:sz="0" w:space="0" w:color="auto"/>
                <w:right w:val="none" w:sz="0" w:space="0" w:color="auto"/>
              </w:divBdr>
            </w:div>
            <w:div w:id="2016490092">
              <w:marLeft w:val="0"/>
              <w:marRight w:val="0"/>
              <w:marTop w:val="0"/>
              <w:marBottom w:val="0"/>
              <w:divBdr>
                <w:top w:val="none" w:sz="0" w:space="0" w:color="auto"/>
                <w:left w:val="none" w:sz="0" w:space="0" w:color="auto"/>
                <w:bottom w:val="none" w:sz="0" w:space="0" w:color="auto"/>
                <w:right w:val="none" w:sz="0" w:space="0" w:color="auto"/>
              </w:divBdr>
            </w:div>
            <w:div w:id="1991976725">
              <w:marLeft w:val="0"/>
              <w:marRight w:val="0"/>
              <w:marTop w:val="0"/>
              <w:marBottom w:val="0"/>
              <w:divBdr>
                <w:top w:val="none" w:sz="0" w:space="0" w:color="auto"/>
                <w:left w:val="none" w:sz="0" w:space="0" w:color="auto"/>
                <w:bottom w:val="none" w:sz="0" w:space="0" w:color="auto"/>
                <w:right w:val="none" w:sz="0" w:space="0" w:color="auto"/>
              </w:divBdr>
            </w:div>
            <w:div w:id="1379086735">
              <w:marLeft w:val="0"/>
              <w:marRight w:val="0"/>
              <w:marTop w:val="0"/>
              <w:marBottom w:val="0"/>
              <w:divBdr>
                <w:top w:val="none" w:sz="0" w:space="0" w:color="auto"/>
                <w:left w:val="none" w:sz="0" w:space="0" w:color="auto"/>
                <w:bottom w:val="none" w:sz="0" w:space="0" w:color="auto"/>
                <w:right w:val="none" w:sz="0" w:space="0" w:color="auto"/>
              </w:divBdr>
            </w:div>
            <w:div w:id="1591812136">
              <w:marLeft w:val="0"/>
              <w:marRight w:val="0"/>
              <w:marTop w:val="0"/>
              <w:marBottom w:val="0"/>
              <w:divBdr>
                <w:top w:val="none" w:sz="0" w:space="0" w:color="auto"/>
                <w:left w:val="none" w:sz="0" w:space="0" w:color="auto"/>
                <w:bottom w:val="none" w:sz="0" w:space="0" w:color="auto"/>
                <w:right w:val="none" w:sz="0" w:space="0" w:color="auto"/>
              </w:divBdr>
            </w:div>
            <w:div w:id="1065373368">
              <w:marLeft w:val="0"/>
              <w:marRight w:val="0"/>
              <w:marTop w:val="0"/>
              <w:marBottom w:val="0"/>
              <w:divBdr>
                <w:top w:val="none" w:sz="0" w:space="0" w:color="auto"/>
                <w:left w:val="none" w:sz="0" w:space="0" w:color="auto"/>
                <w:bottom w:val="none" w:sz="0" w:space="0" w:color="auto"/>
                <w:right w:val="none" w:sz="0" w:space="0" w:color="auto"/>
              </w:divBdr>
            </w:div>
            <w:div w:id="350224746">
              <w:marLeft w:val="0"/>
              <w:marRight w:val="0"/>
              <w:marTop w:val="0"/>
              <w:marBottom w:val="0"/>
              <w:divBdr>
                <w:top w:val="none" w:sz="0" w:space="0" w:color="auto"/>
                <w:left w:val="none" w:sz="0" w:space="0" w:color="auto"/>
                <w:bottom w:val="none" w:sz="0" w:space="0" w:color="auto"/>
                <w:right w:val="none" w:sz="0" w:space="0" w:color="auto"/>
              </w:divBdr>
            </w:div>
            <w:div w:id="1485121230">
              <w:marLeft w:val="0"/>
              <w:marRight w:val="0"/>
              <w:marTop w:val="0"/>
              <w:marBottom w:val="0"/>
              <w:divBdr>
                <w:top w:val="none" w:sz="0" w:space="0" w:color="auto"/>
                <w:left w:val="none" w:sz="0" w:space="0" w:color="auto"/>
                <w:bottom w:val="none" w:sz="0" w:space="0" w:color="auto"/>
                <w:right w:val="none" w:sz="0" w:space="0" w:color="auto"/>
              </w:divBdr>
            </w:div>
            <w:div w:id="979574247">
              <w:marLeft w:val="0"/>
              <w:marRight w:val="0"/>
              <w:marTop w:val="0"/>
              <w:marBottom w:val="0"/>
              <w:divBdr>
                <w:top w:val="none" w:sz="0" w:space="0" w:color="auto"/>
                <w:left w:val="none" w:sz="0" w:space="0" w:color="auto"/>
                <w:bottom w:val="none" w:sz="0" w:space="0" w:color="auto"/>
                <w:right w:val="none" w:sz="0" w:space="0" w:color="auto"/>
              </w:divBdr>
            </w:div>
            <w:div w:id="989603418">
              <w:marLeft w:val="0"/>
              <w:marRight w:val="0"/>
              <w:marTop w:val="0"/>
              <w:marBottom w:val="0"/>
              <w:divBdr>
                <w:top w:val="none" w:sz="0" w:space="0" w:color="auto"/>
                <w:left w:val="none" w:sz="0" w:space="0" w:color="auto"/>
                <w:bottom w:val="none" w:sz="0" w:space="0" w:color="auto"/>
                <w:right w:val="none" w:sz="0" w:space="0" w:color="auto"/>
              </w:divBdr>
            </w:div>
            <w:div w:id="1320235025">
              <w:marLeft w:val="0"/>
              <w:marRight w:val="0"/>
              <w:marTop w:val="0"/>
              <w:marBottom w:val="0"/>
              <w:divBdr>
                <w:top w:val="none" w:sz="0" w:space="0" w:color="auto"/>
                <w:left w:val="none" w:sz="0" w:space="0" w:color="auto"/>
                <w:bottom w:val="none" w:sz="0" w:space="0" w:color="auto"/>
                <w:right w:val="none" w:sz="0" w:space="0" w:color="auto"/>
              </w:divBdr>
            </w:div>
            <w:div w:id="235627150">
              <w:marLeft w:val="0"/>
              <w:marRight w:val="0"/>
              <w:marTop w:val="0"/>
              <w:marBottom w:val="0"/>
              <w:divBdr>
                <w:top w:val="none" w:sz="0" w:space="0" w:color="auto"/>
                <w:left w:val="none" w:sz="0" w:space="0" w:color="auto"/>
                <w:bottom w:val="none" w:sz="0" w:space="0" w:color="auto"/>
                <w:right w:val="none" w:sz="0" w:space="0" w:color="auto"/>
              </w:divBdr>
            </w:div>
            <w:div w:id="287901225">
              <w:marLeft w:val="0"/>
              <w:marRight w:val="0"/>
              <w:marTop w:val="0"/>
              <w:marBottom w:val="0"/>
              <w:divBdr>
                <w:top w:val="none" w:sz="0" w:space="0" w:color="auto"/>
                <w:left w:val="none" w:sz="0" w:space="0" w:color="auto"/>
                <w:bottom w:val="none" w:sz="0" w:space="0" w:color="auto"/>
                <w:right w:val="none" w:sz="0" w:space="0" w:color="auto"/>
              </w:divBdr>
            </w:div>
            <w:div w:id="1506087237">
              <w:marLeft w:val="0"/>
              <w:marRight w:val="0"/>
              <w:marTop w:val="0"/>
              <w:marBottom w:val="0"/>
              <w:divBdr>
                <w:top w:val="none" w:sz="0" w:space="0" w:color="auto"/>
                <w:left w:val="none" w:sz="0" w:space="0" w:color="auto"/>
                <w:bottom w:val="none" w:sz="0" w:space="0" w:color="auto"/>
                <w:right w:val="none" w:sz="0" w:space="0" w:color="auto"/>
              </w:divBdr>
            </w:div>
            <w:div w:id="45572347">
              <w:marLeft w:val="0"/>
              <w:marRight w:val="0"/>
              <w:marTop w:val="0"/>
              <w:marBottom w:val="0"/>
              <w:divBdr>
                <w:top w:val="none" w:sz="0" w:space="0" w:color="auto"/>
                <w:left w:val="none" w:sz="0" w:space="0" w:color="auto"/>
                <w:bottom w:val="none" w:sz="0" w:space="0" w:color="auto"/>
                <w:right w:val="none" w:sz="0" w:space="0" w:color="auto"/>
              </w:divBdr>
            </w:div>
            <w:div w:id="268128624">
              <w:marLeft w:val="0"/>
              <w:marRight w:val="0"/>
              <w:marTop w:val="0"/>
              <w:marBottom w:val="0"/>
              <w:divBdr>
                <w:top w:val="none" w:sz="0" w:space="0" w:color="auto"/>
                <w:left w:val="none" w:sz="0" w:space="0" w:color="auto"/>
                <w:bottom w:val="none" w:sz="0" w:space="0" w:color="auto"/>
                <w:right w:val="none" w:sz="0" w:space="0" w:color="auto"/>
              </w:divBdr>
            </w:div>
            <w:div w:id="1120957837">
              <w:marLeft w:val="0"/>
              <w:marRight w:val="0"/>
              <w:marTop w:val="0"/>
              <w:marBottom w:val="0"/>
              <w:divBdr>
                <w:top w:val="none" w:sz="0" w:space="0" w:color="auto"/>
                <w:left w:val="none" w:sz="0" w:space="0" w:color="auto"/>
                <w:bottom w:val="none" w:sz="0" w:space="0" w:color="auto"/>
                <w:right w:val="none" w:sz="0" w:space="0" w:color="auto"/>
              </w:divBdr>
            </w:div>
            <w:div w:id="1609970822">
              <w:marLeft w:val="0"/>
              <w:marRight w:val="0"/>
              <w:marTop w:val="0"/>
              <w:marBottom w:val="0"/>
              <w:divBdr>
                <w:top w:val="none" w:sz="0" w:space="0" w:color="auto"/>
                <w:left w:val="none" w:sz="0" w:space="0" w:color="auto"/>
                <w:bottom w:val="none" w:sz="0" w:space="0" w:color="auto"/>
                <w:right w:val="none" w:sz="0" w:space="0" w:color="auto"/>
              </w:divBdr>
            </w:div>
            <w:div w:id="2128045311">
              <w:marLeft w:val="0"/>
              <w:marRight w:val="0"/>
              <w:marTop w:val="0"/>
              <w:marBottom w:val="0"/>
              <w:divBdr>
                <w:top w:val="none" w:sz="0" w:space="0" w:color="auto"/>
                <w:left w:val="none" w:sz="0" w:space="0" w:color="auto"/>
                <w:bottom w:val="none" w:sz="0" w:space="0" w:color="auto"/>
                <w:right w:val="none" w:sz="0" w:space="0" w:color="auto"/>
              </w:divBdr>
            </w:div>
            <w:div w:id="760176809">
              <w:marLeft w:val="0"/>
              <w:marRight w:val="0"/>
              <w:marTop w:val="0"/>
              <w:marBottom w:val="0"/>
              <w:divBdr>
                <w:top w:val="none" w:sz="0" w:space="0" w:color="auto"/>
                <w:left w:val="none" w:sz="0" w:space="0" w:color="auto"/>
                <w:bottom w:val="none" w:sz="0" w:space="0" w:color="auto"/>
                <w:right w:val="none" w:sz="0" w:space="0" w:color="auto"/>
              </w:divBdr>
            </w:div>
            <w:div w:id="1451389366">
              <w:marLeft w:val="0"/>
              <w:marRight w:val="0"/>
              <w:marTop w:val="0"/>
              <w:marBottom w:val="0"/>
              <w:divBdr>
                <w:top w:val="none" w:sz="0" w:space="0" w:color="auto"/>
                <w:left w:val="none" w:sz="0" w:space="0" w:color="auto"/>
                <w:bottom w:val="none" w:sz="0" w:space="0" w:color="auto"/>
                <w:right w:val="none" w:sz="0" w:space="0" w:color="auto"/>
              </w:divBdr>
            </w:div>
            <w:div w:id="76829701">
              <w:marLeft w:val="0"/>
              <w:marRight w:val="0"/>
              <w:marTop w:val="0"/>
              <w:marBottom w:val="0"/>
              <w:divBdr>
                <w:top w:val="none" w:sz="0" w:space="0" w:color="auto"/>
                <w:left w:val="none" w:sz="0" w:space="0" w:color="auto"/>
                <w:bottom w:val="none" w:sz="0" w:space="0" w:color="auto"/>
                <w:right w:val="none" w:sz="0" w:space="0" w:color="auto"/>
              </w:divBdr>
            </w:div>
            <w:div w:id="1613512407">
              <w:marLeft w:val="0"/>
              <w:marRight w:val="0"/>
              <w:marTop w:val="0"/>
              <w:marBottom w:val="0"/>
              <w:divBdr>
                <w:top w:val="none" w:sz="0" w:space="0" w:color="auto"/>
                <w:left w:val="none" w:sz="0" w:space="0" w:color="auto"/>
                <w:bottom w:val="none" w:sz="0" w:space="0" w:color="auto"/>
                <w:right w:val="none" w:sz="0" w:space="0" w:color="auto"/>
              </w:divBdr>
            </w:div>
            <w:div w:id="1357122681">
              <w:marLeft w:val="0"/>
              <w:marRight w:val="0"/>
              <w:marTop w:val="0"/>
              <w:marBottom w:val="0"/>
              <w:divBdr>
                <w:top w:val="none" w:sz="0" w:space="0" w:color="auto"/>
                <w:left w:val="none" w:sz="0" w:space="0" w:color="auto"/>
                <w:bottom w:val="none" w:sz="0" w:space="0" w:color="auto"/>
                <w:right w:val="none" w:sz="0" w:space="0" w:color="auto"/>
              </w:divBdr>
            </w:div>
            <w:div w:id="250748271">
              <w:marLeft w:val="0"/>
              <w:marRight w:val="0"/>
              <w:marTop w:val="0"/>
              <w:marBottom w:val="0"/>
              <w:divBdr>
                <w:top w:val="none" w:sz="0" w:space="0" w:color="auto"/>
                <w:left w:val="none" w:sz="0" w:space="0" w:color="auto"/>
                <w:bottom w:val="none" w:sz="0" w:space="0" w:color="auto"/>
                <w:right w:val="none" w:sz="0" w:space="0" w:color="auto"/>
              </w:divBdr>
            </w:div>
            <w:div w:id="1232815330">
              <w:marLeft w:val="0"/>
              <w:marRight w:val="0"/>
              <w:marTop w:val="0"/>
              <w:marBottom w:val="0"/>
              <w:divBdr>
                <w:top w:val="none" w:sz="0" w:space="0" w:color="auto"/>
                <w:left w:val="none" w:sz="0" w:space="0" w:color="auto"/>
                <w:bottom w:val="none" w:sz="0" w:space="0" w:color="auto"/>
                <w:right w:val="none" w:sz="0" w:space="0" w:color="auto"/>
              </w:divBdr>
            </w:div>
            <w:div w:id="683751415">
              <w:marLeft w:val="0"/>
              <w:marRight w:val="0"/>
              <w:marTop w:val="0"/>
              <w:marBottom w:val="0"/>
              <w:divBdr>
                <w:top w:val="none" w:sz="0" w:space="0" w:color="auto"/>
                <w:left w:val="none" w:sz="0" w:space="0" w:color="auto"/>
                <w:bottom w:val="none" w:sz="0" w:space="0" w:color="auto"/>
                <w:right w:val="none" w:sz="0" w:space="0" w:color="auto"/>
              </w:divBdr>
            </w:div>
            <w:div w:id="350763227">
              <w:marLeft w:val="0"/>
              <w:marRight w:val="0"/>
              <w:marTop w:val="0"/>
              <w:marBottom w:val="0"/>
              <w:divBdr>
                <w:top w:val="none" w:sz="0" w:space="0" w:color="auto"/>
                <w:left w:val="none" w:sz="0" w:space="0" w:color="auto"/>
                <w:bottom w:val="none" w:sz="0" w:space="0" w:color="auto"/>
                <w:right w:val="none" w:sz="0" w:space="0" w:color="auto"/>
              </w:divBdr>
            </w:div>
            <w:div w:id="1190754082">
              <w:marLeft w:val="0"/>
              <w:marRight w:val="0"/>
              <w:marTop w:val="0"/>
              <w:marBottom w:val="0"/>
              <w:divBdr>
                <w:top w:val="none" w:sz="0" w:space="0" w:color="auto"/>
                <w:left w:val="none" w:sz="0" w:space="0" w:color="auto"/>
                <w:bottom w:val="none" w:sz="0" w:space="0" w:color="auto"/>
                <w:right w:val="none" w:sz="0" w:space="0" w:color="auto"/>
              </w:divBdr>
            </w:div>
            <w:div w:id="1966620176">
              <w:marLeft w:val="0"/>
              <w:marRight w:val="0"/>
              <w:marTop w:val="0"/>
              <w:marBottom w:val="0"/>
              <w:divBdr>
                <w:top w:val="none" w:sz="0" w:space="0" w:color="auto"/>
                <w:left w:val="none" w:sz="0" w:space="0" w:color="auto"/>
                <w:bottom w:val="none" w:sz="0" w:space="0" w:color="auto"/>
                <w:right w:val="none" w:sz="0" w:space="0" w:color="auto"/>
              </w:divBdr>
            </w:div>
            <w:div w:id="19628024">
              <w:marLeft w:val="0"/>
              <w:marRight w:val="0"/>
              <w:marTop w:val="0"/>
              <w:marBottom w:val="0"/>
              <w:divBdr>
                <w:top w:val="none" w:sz="0" w:space="0" w:color="auto"/>
                <w:left w:val="none" w:sz="0" w:space="0" w:color="auto"/>
                <w:bottom w:val="none" w:sz="0" w:space="0" w:color="auto"/>
                <w:right w:val="none" w:sz="0" w:space="0" w:color="auto"/>
              </w:divBdr>
            </w:div>
            <w:div w:id="2140299366">
              <w:marLeft w:val="0"/>
              <w:marRight w:val="0"/>
              <w:marTop w:val="0"/>
              <w:marBottom w:val="0"/>
              <w:divBdr>
                <w:top w:val="none" w:sz="0" w:space="0" w:color="auto"/>
                <w:left w:val="none" w:sz="0" w:space="0" w:color="auto"/>
                <w:bottom w:val="none" w:sz="0" w:space="0" w:color="auto"/>
                <w:right w:val="none" w:sz="0" w:space="0" w:color="auto"/>
              </w:divBdr>
            </w:div>
            <w:div w:id="1255478360">
              <w:marLeft w:val="0"/>
              <w:marRight w:val="0"/>
              <w:marTop w:val="0"/>
              <w:marBottom w:val="0"/>
              <w:divBdr>
                <w:top w:val="none" w:sz="0" w:space="0" w:color="auto"/>
                <w:left w:val="none" w:sz="0" w:space="0" w:color="auto"/>
                <w:bottom w:val="none" w:sz="0" w:space="0" w:color="auto"/>
                <w:right w:val="none" w:sz="0" w:space="0" w:color="auto"/>
              </w:divBdr>
            </w:div>
            <w:div w:id="7386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18467">
      <w:bodyDiv w:val="1"/>
      <w:marLeft w:val="0"/>
      <w:marRight w:val="0"/>
      <w:marTop w:val="0"/>
      <w:marBottom w:val="0"/>
      <w:divBdr>
        <w:top w:val="none" w:sz="0" w:space="0" w:color="auto"/>
        <w:left w:val="none" w:sz="0" w:space="0" w:color="auto"/>
        <w:bottom w:val="none" w:sz="0" w:space="0" w:color="auto"/>
        <w:right w:val="none" w:sz="0" w:space="0" w:color="auto"/>
      </w:divBdr>
    </w:div>
    <w:div w:id="932317517">
      <w:bodyDiv w:val="1"/>
      <w:marLeft w:val="0"/>
      <w:marRight w:val="0"/>
      <w:marTop w:val="0"/>
      <w:marBottom w:val="0"/>
      <w:divBdr>
        <w:top w:val="none" w:sz="0" w:space="0" w:color="auto"/>
        <w:left w:val="none" w:sz="0" w:space="0" w:color="auto"/>
        <w:bottom w:val="none" w:sz="0" w:space="0" w:color="auto"/>
        <w:right w:val="none" w:sz="0" w:space="0" w:color="auto"/>
      </w:divBdr>
    </w:div>
    <w:div w:id="951979091">
      <w:bodyDiv w:val="1"/>
      <w:marLeft w:val="0"/>
      <w:marRight w:val="0"/>
      <w:marTop w:val="0"/>
      <w:marBottom w:val="0"/>
      <w:divBdr>
        <w:top w:val="none" w:sz="0" w:space="0" w:color="auto"/>
        <w:left w:val="none" w:sz="0" w:space="0" w:color="auto"/>
        <w:bottom w:val="none" w:sz="0" w:space="0" w:color="auto"/>
        <w:right w:val="none" w:sz="0" w:space="0" w:color="auto"/>
      </w:divBdr>
    </w:div>
    <w:div w:id="1015690153">
      <w:bodyDiv w:val="1"/>
      <w:marLeft w:val="0"/>
      <w:marRight w:val="0"/>
      <w:marTop w:val="0"/>
      <w:marBottom w:val="0"/>
      <w:divBdr>
        <w:top w:val="none" w:sz="0" w:space="0" w:color="auto"/>
        <w:left w:val="none" w:sz="0" w:space="0" w:color="auto"/>
        <w:bottom w:val="none" w:sz="0" w:space="0" w:color="auto"/>
        <w:right w:val="none" w:sz="0" w:space="0" w:color="auto"/>
      </w:divBdr>
    </w:div>
    <w:div w:id="1047224822">
      <w:bodyDiv w:val="1"/>
      <w:marLeft w:val="0"/>
      <w:marRight w:val="0"/>
      <w:marTop w:val="0"/>
      <w:marBottom w:val="0"/>
      <w:divBdr>
        <w:top w:val="none" w:sz="0" w:space="0" w:color="auto"/>
        <w:left w:val="none" w:sz="0" w:space="0" w:color="auto"/>
        <w:bottom w:val="none" w:sz="0" w:space="0" w:color="auto"/>
        <w:right w:val="none" w:sz="0" w:space="0" w:color="auto"/>
      </w:divBdr>
    </w:div>
    <w:div w:id="1163399459">
      <w:bodyDiv w:val="1"/>
      <w:marLeft w:val="0"/>
      <w:marRight w:val="0"/>
      <w:marTop w:val="0"/>
      <w:marBottom w:val="0"/>
      <w:divBdr>
        <w:top w:val="none" w:sz="0" w:space="0" w:color="auto"/>
        <w:left w:val="none" w:sz="0" w:space="0" w:color="auto"/>
        <w:bottom w:val="none" w:sz="0" w:space="0" w:color="auto"/>
        <w:right w:val="none" w:sz="0" w:space="0" w:color="auto"/>
      </w:divBdr>
    </w:div>
    <w:div w:id="1166507143">
      <w:bodyDiv w:val="1"/>
      <w:marLeft w:val="0"/>
      <w:marRight w:val="0"/>
      <w:marTop w:val="0"/>
      <w:marBottom w:val="0"/>
      <w:divBdr>
        <w:top w:val="none" w:sz="0" w:space="0" w:color="auto"/>
        <w:left w:val="none" w:sz="0" w:space="0" w:color="auto"/>
        <w:bottom w:val="none" w:sz="0" w:space="0" w:color="auto"/>
        <w:right w:val="none" w:sz="0" w:space="0" w:color="auto"/>
      </w:divBdr>
    </w:div>
    <w:div w:id="1388531134">
      <w:bodyDiv w:val="1"/>
      <w:marLeft w:val="0"/>
      <w:marRight w:val="0"/>
      <w:marTop w:val="0"/>
      <w:marBottom w:val="0"/>
      <w:divBdr>
        <w:top w:val="none" w:sz="0" w:space="0" w:color="auto"/>
        <w:left w:val="none" w:sz="0" w:space="0" w:color="auto"/>
        <w:bottom w:val="none" w:sz="0" w:space="0" w:color="auto"/>
        <w:right w:val="none" w:sz="0" w:space="0" w:color="auto"/>
      </w:divBdr>
    </w:div>
    <w:div w:id="1618832717">
      <w:bodyDiv w:val="1"/>
      <w:marLeft w:val="0"/>
      <w:marRight w:val="0"/>
      <w:marTop w:val="0"/>
      <w:marBottom w:val="0"/>
      <w:divBdr>
        <w:top w:val="none" w:sz="0" w:space="0" w:color="auto"/>
        <w:left w:val="none" w:sz="0" w:space="0" w:color="auto"/>
        <w:bottom w:val="none" w:sz="0" w:space="0" w:color="auto"/>
        <w:right w:val="none" w:sz="0" w:space="0" w:color="auto"/>
      </w:divBdr>
    </w:div>
    <w:div w:id="1624532266">
      <w:bodyDiv w:val="1"/>
      <w:marLeft w:val="0"/>
      <w:marRight w:val="0"/>
      <w:marTop w:val="0"/>
      <w:marBottom w:val="0"/>
      <w:divBdr>
        <w:top w:val="none" w:sz="0" w:space="0" w:color="auto"/>
        <w:left w:val="none" w:sz="0" w:space="0" w:color="auto"/>
        <w:bottom w:val="none" w:sz="0" w:space="0" w:color="auto"/>
        <w:right w:val="none" w:sz="0" w:space="0" w:color="auto"/>
      </w:divBdr>
    </w:div>
    <w:div w:id="1683822191">
      <w:bodyDiv w:val="1"/>
      <w:marLeft w:val="0"/>
      <w:marRight w:val="0"/>
      <w:marTop w:val="0"/>
      <w:marBottom w:val="0"/>
      <w:divBdr>
        <w:top w:val="none" w:sz="0" w:space="0" w:color="auto"/>
        <w:left w:val="none" w:sz="0" w:space="0" w:color="auto"/>
        <w:bottom w:val="none" w:sz="0" w:space="0" w:color="auto"/>
        <w:right w:val="none" w:sz="0" w:space="0" w:color="auto"/>
      </w:divBdr>
    </w:div>
    <w:div w:id="1739866986">
      <w:bodyDiv w:val="1"/>
      <w:marLeft w:val="0"/>
      <w:marRight w:val="0"/>
      <w:marTop w:val="0"/>
      <w:marBottom w:val="0"/>
      <w:divBdr>
        <w:top w:val="none" w:sz="0" w:space="0" w:color="auto"/>
        <w:left w:val="none" w:sz="0" w:space="0" w:color="auto"/>
        <w:bottom w:val="none" w:sz="0" w:space="0" w:color="auto"/>
        <w:right w:val="none" w:sz="0" w:space="0" w:color="auto"/>
      </w:divBdr>
    </w:div>
    <w:div w:id="1780906547">
      <w:bodyDiv w:val="1"/>
      <w:marLeft w:val="0"/>
      <w:marRight w:val="0"/>
      <w:marTop w:val="0"/>
      <w:marBottom w:val="0"/>
      <w:divBdr>
        <w:top w:val="none" w:sz="0" w:space="0" w:color="auto"/>
        <w:left w:val="none" w:sz="0" w:space="0" w:color="auto"/>
        <w:bottom w:val="none" w:sz="0" w:space="0" w:color="auto"/>
        <w:right w:val="none" w:sz="0" w:space="0" w:color="auto"/>
      </w:divBdr>
    </w:div>
    <w:div w:id="2040010307">
      <w:bodyDiv w:val="1"/>
      <w:marLeft w:val="0"/>
      <w:marRight w:val="0"/>
      <w:marTop w:val="0"/>
      <w:marBottom w:val="0"/>
      <w:divBdr>
        <w:top w:val="none" w:sz="0" w:space="0" w:color="auto"/>
        <w:left w:val="none" w:sz="0" w:space="0" w:color="auto"/>
        <w:bottom w:val="none" w:sz="0" w:space="0" w:color="auto"/>
        <w:right w:val="none" w:sz="0" w:space="0" w:color="auto"/>
      </w:divBdr>
    </w:div>
    <w:div w:id="2076312741">
      <w:bodyDiv w:val="1"/>
      <w:marLeft w:val="0"/>
      <w:marRight w:val="0"/>
      <w:marTop w:val="0"/>
      <w:marBottom w:val="0"/>
      <w:divBdr>
        <w:top w:val="none" w:sz="0" w:space="0" w:color="auto"/>
        <w:left w:val="none" w:sz="0" w:space="0" w:color="auto"/>
        <w:bottom w:val="none" w:sz="0" w:space="0" w:color="auto"/>
        <w:right w:val="none" w:sz="0" w:space="0" w:color="auto"/>
      </w:divBdr>
    </w:div>
    <w:div w:id="207677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sva-de.sharefile.eu/d-s66f87db51b24fe08"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comments" Target="comments.xml"/><Relationship Id="rId31" Type="http://schemas.openxmlformats.org/officeDocument/2006/relationships/hyperlink" Target="https://sva-de.sharefile.eu/d-s870a668779f471f9" TargetMode="External"/><Relationship Id="rId44" Type="http://schemas.openxmlformats.org/officeDocument/2006/relationships/image" Target="media/image28.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microsoft.com/office/2011/relationships/commentsExtended" Target="commentsExtended.xm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P:\Vorlagen\ITVA-Report-Template-2015-10-20.dotx" TargetMode="External"/></Relationships>
</file>

<file path=word/theme/theme1.xml><?xml version="1.0" encoding="utf-8"?>
<a:theme xmlns:a="http://schemas.openxmlformats.org/drawingml/2006/main" name="SVA Standard">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VA Standard">
      <a:majorFont>
        <a:latin typeface="Calibri"/>
        <a:ea typeface=""/>
        <a:cs typeface=""/>
      </a:majorFont>
      <a:minorFont>
        <a:latin typeface="Calibri"/>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AC4D1D-8756-4DBB-8230-068695337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ITVA-Report-Template-2015-10-20</Template>
  <TotalTime>0</TotalTime>
  <Pages>1</Pages>
  <Words>3503</Words>
  <Characters>22074</Characters>
  <Application>Microsoft Office Word</Application>
  <DocSecurity>0</DocSecurity>
  <Lines>183</Lines>
  <Paragraphs>51</Paragraphs>
  <ScaleCrop>false</ScaleCrop>
  <HeadingPairs>
    <vt:vector size="2" baseType="variant">
      <vt:variant>
        <vt:lpstr>Titel</vt:lpstr>
      </vt:variant>
      <vt:variant>
        <vt:i4>1</vt:i4>
      </vt:variant>
    </vt:vector>
  </HeadingPairs>
  <TitlesOfParts>
    <vt:vector size="1" baseType="lpstr">
      <vt:lpstr/>
    </vt:vector>
  </TitlesOfParts>
  <Company>SVA System Vertrieb Alexander GmbH</Company>
  <LinksUpToDate>false</LinksUpToDate>
  <CharactersWithSpaces>25526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Installationsanleitung</dc:subject>
  <dc:creator>Stefan Schaenzer;Patrick.Muench@sva.de</dc:creator>
  <cp:lastModifiedBy>Oliveira, Bruno</cp:lastModifiedBy>
  <cp:revision>58</cp:revision>
  <cp:lastPrinted>2017-08-24T14:05:00Z</cp:lastPrinted>
  <dcterms:created xsi:type="dcterms:W3CDTF">2017-08-17T09:02:00Z</dcterms:created>
  <dcterms:modified xsi:type="dcterms:W3CDTF">2017-09-16T13:15:00Z</dcterms:modified>
</cp:coreProperties>
</file>